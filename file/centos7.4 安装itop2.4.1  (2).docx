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A203D" w:rsidRPr="002A203D" w:rsidRDefault="00EB2726" w:rsidP="002A203D">
      <w:pPr>
        <w:widowControl/>
        <w:shd w:val="clear" w:color="auto" w:fill="FAFAFC"/>
        <w:jc w:val="left"/>
        <w:rPr>
          <w:rFonts w:ascii="Tahoma" w:eastAsia="宋体" w:hAnsi="Tahoma" w:cs="Tahoma"/>
          <w:color w:val="333333"/>
          <w:kern w:val="0"/>
          <w:sz w:val="18"/>
          <w:szCs w:val="18"/>
        </w:rPr>
      </w:pPr>
      <w:r w:rsidRPr="00EB2726">
        <w:rPr>
          <w:rFonts w:ascii="Tahoma" w:eastAsia="宋体" w:hAnsi="Tahoma" w:cs="Tahoma"/>
          <w:color w:val="333333"/>
          <w:kern w:val="0"/>
          <w:sz w:val="18"/>
          <w:szCs w:val="18"/>
          <w:bdr w:val="none" w:sz="0" w:space="0" w:color="auto" w:frame="1"/>
        </w:rPr>
        <w:t>https://github.com/bollwarm/itop_FAQ</w:t>
      </w:r>
      <w:ins w:id="0" w:author="Unknown">
        <w:r w:rsidR="002A203D" w:rsidRPr="002A203D">
          <w:rPr>
            <w:rFonts w:ascii="Tahoma" w:eastAsia="宋体" w:hAnsi="Tahoma" w:cs="Tahoma"/>
            <w:color w:val="333333"/>
            <w:kern w:val="0"/>
            <w:sz w:val="18"/>
            <w:szCs w:val="18"/>
            <w:bdr w:val="none" w:sz="0" w:space="0" w:color="auto" w:frame="1"/>
          </w:rPr>
          <w:br/>
        </w:r>
      </w:ins>
    </w:p>
    <w:p w:rsidR="002A203D" w:rsidRPr="002A203D" w:rsidRDefault="002A203D" w:rsidP="002A203D">
      <w:pPr>
        <w:widowControl/>
        <w:shd w:val="clear" w:color="auto" w:fill="FAFAFC"/>
        <w:wordWrap w:val="0"/>
        <w:spacing w:before="100" w:beforeAutospacing="1" w:after="100" w:afterAutospacing="1"/>
        <w:rPr>
          <w:rFonts w:ascii="Tahoma" w:eastAsia="宋体" w:hAnsi="Tahoma" w:cs="Tahoma"/>
          <w:color w:val="333333"/>
          <w:kern w:val="0"/>
          <w:szCs w:val="21"/>
        </w:rPr>
      </w:pPr>
      <w:r w:rsidRPr="002A203D">
        <w:rPr>
          <w:rFonts w:ascii="Tahoma" w:eastAsia="宋体" w:hAnsi="Tahoma" w:cs="Tahoma"/>
          <w:color w:val="333333"/>
          <w:kern w:val="0"/>
          <w:szCs w:val="21"/>
        </w:rPr>
        <w:t>本篇文章讲解的是在</w:t>
      </w:r>
      <w:hyperlink r:id="rId7" w:tgtFrame="_blank" w:tooltip="CentOS" w:history="1">
        <w:r w:rsidRPr="002A203D">
          <w:rPr>
            <w:rFonts w:ascii="Tahoma" w:eastAsia="宋体" w:hAnsi="Tahoma" w:cs="Tahoma"/>
            <w:color w:val="B32BD5"/>
            <w:kern w:val="0"/>
            <w:szCs w:val="21"/>
            <w:u w:val="single"/>
          </w:rPr>
          <w:t>CentOS</w:t>
        </w:r>
      </w:hyperlink>
      <w:r w:rsidR="003A28B6">
        <w:rPr>
          <w:rFonts w:ascii="Tahoma" w:eastAsia="宋体" w:hAnsi="Tahoma" w:cs="Tahoma"/>
          <w:color w:val="333333"/>
          <w:kern w:val="0"/>
          <w:szCs w:val="21"/>
        </w:rPr>
        <w:t>7.4</w:t>
      </w:r>
    </w:p>
    <w:p w:rsidR="00CA2593" w:rsidRPr="006302A3" w:rsidRDefault="006302A3" w:rsidP="006302A3">
      <w:pPr>
        <w:widowControl/>
        <w:spacing w:before="360" w:after="240"/>
        <w:jc w:val="left"/>
        <w:outlineLvl w:val="2"/>
        <w:rPr>
          <w:rFonts w:ascii="Segoe UI" w:eastAsia="宋体" w:hAnsi="Segoe UI" w:cs="Segoe UI"/>
          <w:b/>
          <w:bCs/>
          <w:color w:val="24292E"/>
          <w:kern w:val="0"/>
          <w:sz w:val="30"/>
          <w:szCs w:val="30"/>
        </w:rPr>
      </w:pPr>
      <w:r>
        <w:rPr>
          <w:rFonts w:ascii="Segoe UI" w:eastAsia="宋体" w:hAnsi="Segoe UI" w:cs="Segoe UI"/>
          <w:b/>
          <w:bCs/>
          <w:color w:val="24292E"/>
          <w:kern w:val="0"/>
          <w:sz w:val="30"/>
          <w:szCs w:val="30"/>
        </w:rPr>
        <w:t>一</w:t>
      </w:r>
      <w:r>
        <w:rPr>
          <w:rFonts w:ascii="Segoe UI" w:eastAsia="宋体" w:hAnsi="Segoe UI" w:cs="Segoe UI" w:hint="eastAsia"/>
          <w:b/>
          <w:bCs/>
          <w:color w:val="24292E"/>
          <w:kern w:val="0"/>
          <w:sz w:val="30"/>
          <w:szCs w:val="30"/>
        </w:rPr>
        <w:t>、</w:t>
      </w:r>
      <w:r w:rsidR="002A203D" w:rsidRPr="006302A3">
        <w:rPr>
          <w:rFonts w:ascii="Segoe UI" w:eastAsia="宋体" w:hAnsi="Segoe UI" w:cs="Segoe UI"/>
          <w:b/>
          <w:bCs/>
          <w:color w:val="24292E"/>
          <w:kern w:val="0"/>
          <w:sz w:val="30"/>
          <w:szCs w:val="30"/>
        </w:rPr>
        <w:t>Apache</w:t>
      </w:r>
    </w:p>
    <w:p w:rsidR="00C356DF" w:rsidRDefault="006B6FD3" w:rsidP="00C356DF">
      <w:pPr>
        <w:pStyle w:val="HTML"/>
        <w:shd w:val="clear" w:color="auto" w:fill="FFFFFF"/>
        <w:rPr>
          <w:color w:val="333333"/>
        </w:rPr>
      </w:pPr>
      <w:r>
        <w:rPr>
          <w:rFonts w:ascii="Helvetica" w:hAnsi="Helvetica" w:cs="Helvetica"/>
          <w:color w:val="333333"/>
          <w:shd w:val="clear" w:color="auto" w:fill="FFFFFF"/>
        </w:rPr>
        <w:t>1</w:t>
      </w:r>
      <w:r>
        <w:rPr>
          <w:rFonts w:ascii="Helvetica" w:hAnsi="Helvetica" w:cs="Helvetica"/>
          <w:color w:val="333333"/>
          <w:shd w:val="clear" w:color="auto" w:fill="FFFFFF"/>
        </w:rPr>
        <w:t>、</w:t>
      </w:r>
      <w:r w:rsidR="00C356DF">
        <w:rPr>
          <w:rFonts w:hint="eastAsia"/>
          <w:color w:val="333333"/>
        </w:rPr>
        <w:t>修改se</w:t>
      </w:r>
      <w:r w:rsidR="00C356DF">
        <w:rPr>
          <w:color w:val="333333"/>
        </w:rPr>
        <w:t xml:space="preserve">linux </w:t>
      </w:r>
    </w:p>
    <w:p w:rsidR="00C356DF" w:rsidRDefault="00C356DF" w:rsidP="00C356DF">
      <w:pPr>
        <w:pStyle w:val="HTML"/>
        <w:shd w:val="clear" w:color="auto" w:fill="FFFFFF"/>
        <w:rPr>
          <w:color w:val="333333"/>
        </w:rPr>
      </w:pPr>
      <w:r>
        <w:rPr>
          <w:rFonts w:hint="eastAsia"/>
          <w:color w:val="333333"/>
        </w:rPr>
        <w:t>#</w:t>
      </w:r>
      <w:r w:rsidRPr="00CA2593">
        <w:rPr>
          <w:color w:val="333333"/>
        </w:rPr>
        <w:t xml:space="preserve"> vi /etc/selinux/config</w:t>
      </w:r>
    </w:p>
    <w:p w:rsidR="00C356DF" w:rsidRDefault="00C356DF" w:rsidP="00C356DF">
      <w:pPr>
        <w:pStyle w:val="HTML"/>
        <w:shd w:val="clear" w:color="auto" w:fill="FFFFFF"/>
        <w:rPr>
          <w:color w:val="333333"/>
        </w:rPr>
      </w:pPr>
      <w:r>
        <w:rPr>
          <w:color w:val="333333"/>
        </w:rPr>
        <w:t>SELINUX=</w:t>
      </w:r>
      <w:r w:rsidRPr="00CA2593">
        <w:rPr>
          <w:color w:val="333333"/>
        </w:rPr>
        <w:t>enforcing</w:t>
      </w:r>
      <w:r>
        <w:rPr>
          <w:color w:val="333333"/>
        </w:rPr>
        <w:t xml:space="preserve"> 修改为</w:t>
      </w:r>
      <w:r w:rsidRPr="00CA2593">
        <w:rPr>
          <w:color w:val="333333"/>
        </w:rPr>
        <w:t>SELINUX=disabled</w:t>
      </w:r>
    </w:p>
    <w:p w:rsidR="00C356DF" w:rsidRDefault="00C356DF" w:rsidP="00C356DF">
      <w:pPr>
        <w:pStyle w:val="HTML"/>
        <w:shd w:val="clear" w:color="auto" w:fill="FFFFFF"/>
        <w:rPr>
          <w:color w:val="333333"/>
        </w:rPr>
      </w:pPr>
      <w:r>
        <w:rPr>
          <w:color w:val="333333"/>
        </w:rPr>
        <w:t># reboot</w:t>
      </w:r>
    </w:p>
    <w:p w:rsidR="00C356DF" w:rsidRDefault="00C356DF" w:rsidP="006B6FD3">
      <w:pPr>
        <w:widowControl/>
        <w:jc w:val="left"/>
        <w:rPr>
          <w:rFonts w:ascii="Helvetica" w:hAnsi="Helvetica" w:cs="Helvetica"/>
          <w:color w:val="333333"/>
          <w:shd w:val="clear" w:color="auto" w:fill="FFFFFF"/>
        </w:rPr>
      </w:pPr>
    </w:p>
    <w:p w:rsidR="006B6FD3" w:rsidRDefault="00C356DF" w:rsidP="006B6FD3">
      <w:pPr>
        <w:widowControl/>
        <w:jc w:val="left"/>
        <w:rPr>
          <w:rFonts w:ascii="Helvetica" w:hAnsi="Helvetica" w:cs="Helvetica"/>
          <w:color w:val="333333"/>
          <w:shd w:val="clear" w:color="auto" w:fill="FFFFFF"/>
        </w:rPr>
      </w:pPr>
      <w:r>
        <w:rPr>
          <w:rFonts w:ascii="Helvetica" w:hAnsi="Helvetica" w:cs="Helvetica"/>
          <w:color w:val="333333"/>
          <w:shd w:val="clear" w:color="auto" w:fill="FFFFFF"/>
        </w:rPr>
        <w:t>2</w:t>
      </w:r>
      <w:r>
        <w:rPr>
          <w:rFonts w:ascii="Helvetica" w:hAnsi="Helvetica" w:cs="Helvetica" w:hint="eastAsia"/>
          <w:color w:val="333333"/>
          <w:shd w:val="clear" w:color="auto" w:fill="FFFFFF"/>
        </w:rPr>
        <w:t>、</w:t>
      </w:r>
      <w:r w:rsidR="006B6FD3">
        <w:rPr>
          <w:rFonts w:ascii="Helvetica" w:hAnsi="Helvetica" w:cs="Helvetica"/>
          <w:color w:val="333333"/>
          <w:shd w:val="clear" w:color="auto" w:fill="FFFFFF"/>
        </w:rPr>
        <w:t>安装</w:t>
      </w:r>
      <w:r w:rsidR="006B6FD3">
        <w:rPr>
          <w:rFonts w:ascii="Helvetica" w:hAnsi="Helvetica" w:cs="Helvetica"/>
          <w:color w:val="333333"/>
          <w:shd w:val="clear" w:color="auto" w:fill="FFFFFF"/>
        </w:rPr>
        <w:t>lamp</w:t>
      </w:r>
      <w:r w:rsidR="006B6FD3">
        <w:rPr>
          <w:rFonts w:ascii="Helvetica" w:hAnsi="Helvetica" w:cs="Helvetica"/>
          <w:color w:val="333333"/>
          <w:shd w:val="clear" w:color="auto" w:fill="FFFFFF"/>
        </w:rPr>
        <w:t>及相关软件</w:t>
      </w:r>
    </w:p>
    <w:p w:rsidR="002A2049" w:rsidRDefault="00786E60" w:rsidP="003F718D">
      <w:pPr>
        <w:pStyle w:val="HTML"/>
        <w:numPr>
          <w:ilvl w:val="0"/>
          <w:numId w:val="15"/>
        </w:numPr>
        <w:shd w:val="clear" w:color="auto" w:fill="FFFFFF"/>
        <w:rPr>
          <w:color w:val="444444"/>
          <w:sz w:val="18"/>
          <w:szCs w:val="18"/>
        </w:rPr>
      </w:pPr>
      <w:r>
        <w:rPr>
          <w:color w:val="444444"/>
          <w:sz w:val="18"/>
          <w:szCs w:val="18"/>
        </w:rPr>
        <w:t xml:space="preserve"># </w:t>
      </w:r>
      <w:r w:rsidR="002A2049" w:rsidRPr="00724EA6">
        <w:rPr>
          <w:b/>
          <w:color w:val="444444"/>
          <w:sz w:val="18"/>
          <w:szCs w:val="18"/>
        </w:rPr>
        <w:t>yum install epel-release</w:t>
      </w:r>
    </w:p>
    <w:p w:rsidR="002A2049" w:rsidRDefault="00786E60" w:rsidP="002A2049">
      <w:pPr>
        <w:pStyle w:val="HTML"/>
        <w:shd w:val="clear" w:color="auto" w:fill="FFFFFF"/>
        <w:rPr>
          <w:color w:val="444444"/>
          <w:sz w:val="18"/>
          <w:szCs w:val="18"/>
        </w:rPr>
      </w:pPr>
      <w:bookmarkStart w:id="1" w:name="OLE_LINK5"/>
      <w:bookmarkStart w:id="2" w:name="OLE_LINK6"/>
      <w:r>
        <w:rPr>
          <w:color w:val="444444"/>
          <w:sz w:val="18"/>
          <w:szCs w:val="18"/>
        </w:rPr>
        <w:t xml:space="preserve"># </w:t>
      </w:r>
      <w:r w:rsidR="002A2049">
        <w:rPr>
          <w:color w:val="444444"/>
          <w:sz w:val="18"/>
          <w:szCs w:val="18"/>
        </w:rPr>
        <w:t xml:space="preserve">rpm -ivh </w:t>
      </w:r>
      <w:hyperlink r:id="rId8" w:history="1">
        <w:r w:rsidR="00A73879" w:rsidRPr="002811B1">
          <w:rPr>
            <w:rStyle w:val="a6"/>
            <w:sz w:val="18"/>
            <w:szCs w:val="18"/>
          </w:rPr>
          <w:t>http://rpms.famillecollet.com/enterprise/remi-release-7.rpm</w:t>
        </w:r>
      </w:hyperlink>
    </w:p>
    <w:p w:rsidR="00A73879" w:rsidRPr="006B6FD3" w:rsidRDefault="00786E60" w:rsidP="002A2049">
      <w:pPr>
        <w:pStyle w:val="HTML"/>
        <w:shd w:val="clear" w:color="auto" w:fill="FFFFFF"/>
        <w:rPr>
          <w:color w:val="444444"/>
          <w:sz w:val="18"/>
          <w:szCs w:val="18"/>
        </w:rPr>
      </w:pPr>
      <w:r>
        <w:rPr>
          <w:color w:val="444444"/>
          <w:sz w:val="18"/>
          <w:szCs w:val="18"/>
        </w:rPr>
        <w:t xml:space="preserve"># </w:t>
      </w:r>
      <w:r w:rsidR="00A73879">
        <w:rPr>
          <w:color w:val="444444"/>
          <w:sz w:val="18"/>
          <w:szCs w:val="18"/>
        </w:rPr>
        <w:t>yum install gcc</w:t>
      </w:r>
    </w:p>
    <w:bookmarkEnd w:id="1"/>
    <w:bookmarkEnd w:id="2"/>
    <w:p w:rsidR="00DE5E63" w:rsidRDefault="00786E60" w:rsidP="00E263D5">
      <w:pPr>
        <w:pStyle w:val="HTML"/>
        <w:shd w:val="clear" w:color="auto" w:fill="FFFFFF"/>
        <w:rPr>
          <w:color w:val="333333"/>
        </w:rPr>
      </w:pPr>
      <w:r>
        <w:rPr>
          <w:color w:val="333333"/>
        </w:rPr>
        <w:t xml:space="preserve"># </w:t>
      </w:r>
      <w:r w:rsidR="006B6FD3" w:rsidRPr="002F4DAA">
        <w:rPr>
          <w:color w:val="FF0000"/>
        </w:rPr>
        <w:t>yum install</w:t>
      </w:r>
      <w:r w:rsidR="006B6FD3" w:rsidRPr="002F4DAA">
        <w:rPr>
          <w:rFonts w:ascii="Consolas" w:hAnsi="Consolas"/>
          <w:color w:val="FF0000"/>
        </w:rPr>
        <w:t> </w:t>
      </w:r>
      <w:r w:rsidR="002A2049" w:rsidRPr="002F4DAA">
        <w:rPr>
          <w:color w:val="FF0000"/>
          <w:sz w:val="18"/>
          <w:szCs w:val="18"/>
        </w:rPr>
        <w:t>--enablerepo=remi --enablerepo</w:t>
      </w:r>
      <w:r w:rsidR="00A73879" w:rsidRPr="002F4DAA">
        <w:rPr>
          <w:color w:val="FF0000"/>
          <w:sz w:val="18"/>
          <w:szCs w:val="18"/>
        </w:rPr>
        <w:t>=remi-php56</w:t>
      </w:r>
      <w:r w:rsidR="006B6FD3" w:rsidRPr="002F4DAA">
        <w:rPr>
          <w:color w:val="FF0000"/>
        </w:rPr>
        <w:t> </w:t>
      </w:r>
      <w:r w:rsidR="00725932" w:rsidRPr="002F4DAA">
        <w:rPr>
          <w:color w:val="FF0000"/>
        </w:rPr>
        <w:t xml:space="preserve">php-xml </w:t>
      </w:r>
      <w:r w:rsidR="006B6FD3" w:rsidRPr="002F4DAA">
        <w:rPr>
          <w:color w:val="FF0000"/>
        </w:rPr>
        <w:t>php </w:t>
      </w:r>
      <w:r w:rsidR="002A2049" w:rsidRPr="002F4DAA">
        <w:rPr>
          <w:color w:val="FF0000"/>
        </w:rPr>
        <w:t xml:space="preserve">httpd </w:t>
      </w:r>
      <w:r w:rsidR="006B6FD3" w:rsidRPr="002F4DAA">
        <w:rPr>
          <w:color w:val="FF0000"/>
        </w:rPr>
        <w:t>mariadb-server graphviz unzip php-gd</w:t>
      </w:r>
      <w:r w:rsidR="00DA3797" w:rsidRPr="002F4DAA">
        <w:rPr>
          <w:color w:val="FF0000"/>
        </w:rPr>
        <w:t xml:space="preserve"> php-pear</w:t>
      </w:r>
      <w:r w:rsidR="006B6FD3" w:rsidRPr="002F4DAA">
        <w:rPr>
          <w:color w:val="FF0000"/>
        </w:rPr>
        <w:t> php-mysqlnd php-imap php-soap php-ldap php-mbstring</w:t>
      </w:r>
      <w:r w:rsidR="009D6C42" w:rsidRPr="002F4DAA">
        <w:rPr>
          <w:color w:val="FF0000"/>
        </w:rPr>
        <w:t xml:space="preserve"> openssl openssl-devel</w:t>
      </w:r>
      <w:r w:rsidR="006B6FD3" w:rsidRPr="002F4DAA">
        <w:rPr>
          <w:color w:val="FF0000"/>
        </w:rPr>
        <w:t> </w:t>
      </w:r>
      <w:r w:rsidR="008D6D90" w:rsidRPr="002F4DAA">
        <w:rPr>
          <w:color w:val="FF0000"/>
        </w:rPr>
        <w:t xml:space="preserve">php-mcrypt php-pecl-zendopcache </w:t>
      </w:r>
      <w:r w:rsidR="00DA3797" w:rsidRPr="002F4DAA">
        <w:rPr>
          <w:color w:val="FF0000"/>
        </w:rPr>
        <w:t>–</w:t>
      </w:r>
      <w:r w:rsidR="008D6D90" w:rsidRPr="002F4DAA">
        <w:rPr>
          <w:color w:val="FF0000"/>
        </w:rPr>
        <w:t>y</w:t>
      </w:r>
    </w:p>
    <w:p w:rsidR="00CA2593" w:rsidRDefault="00CA2593" w:rsidP="00E263D5">
      <w:pPr>
        <w:pStyle w:val="HTML"/>
        <w:shd w:val="clear" w:color="auto" w:fill="FFFFFF"/>
        <w:rPr>
          <w:color w:val="333333"/>
        </w:rPr>
      </w:pPr>
    </w:p>
    <w:p w:rsidR="00DA3797" w:rsidRDefault="00DA3797" w:rsidP="00E263D5">
      <w:pPr>
        <w:pStyle w:val="HTML"/>
        <w:shd w:val="clear" w:color="auto" w:fill="FFFFFF"/>
        <w:rPr>
          <w:color w:val="333333"/>
        </w:rPr>
      </w:pPr>
    </w:p>
    <w:p w:rsidR="00B848BF" w:rsidRDefault="00CA2593" w:rsidP="00E263D5">
      <w:pPr>
        <w:pStyle w:val="HTML"/>
        <w:shd w:val="clear" w:color="auto" w:fill="FFFFFF"/>
        <w:rPr>
          <w:color w:val="333333"/>
        </w:rPr>
      </w:pPr>
      <w:r>
        <w:rPr>
          <w:rFonts w:hint="eastAsia"/>
          <w:color w:val="333333"/>
        </w:rPr>
        <w:t>3</w:t>
      </w:r>
      <w:r w:rsidR="00B848BF">
        <w:rPr>
          <w:rFonts w:hint="eastAsia"/>
          <w:color w:val="333333"/>
        </w:rPr>
        <w:t>、安装Net</w:t>
      </w:r>
      <w:r w:rsidR="00B848BF">
        <w:rPr>
          <w:color w:val="333333"/>
        </w:rPr>
        <w:t>_POP3 和Net_Socket 后面</w:t>
      </w:r>
      <w:r w:rsidR="00B848BF">
        <w:rPr>
          <w:rFonts w:hint="eastAsia"/>
          <w:color w:val="333333"/>
        </w:rPr>
        <w:t>收发邮件会用到</w:t>
      </w:r>
    </w:p>
    <w:p w:rsidR="00A46D44" w:rsidRDefault="00786E60" w:rsidP="00A46D44">
      <w:r>
        <w:t xml:space="preserve"># </w:t>
      </w:r>
      <w:r w:rsidR="00A46D44" w:rsidRPr="00751BCC">
        <w:t>pear install Net_POP3</w:t>
      </w:r>
    </w:p>
    <w:p w:rsidR="00DE5E63" w:rsidRDefault="00786E60" w:rsidP="00A46D44">
      <w:pPr>
        <w:pStyle w:val="HTML"/>
        <w:shd w:val="clear" w:color="auto" w:fill="FFFFFF"/>
        <w:rPr>
          <w:color w:val="333333"/>
        </w:rPr>
      </w:pPr>
      <w:r>
        <w:t xml:space="preserve"># </w:t>
      </w:r>
      <w:r w:rsidR="00A46D44" w:rsidRPr="00751BCC">
        <w:t>pear install Net_Socket</w:t>
      </w:r>
      <w:r w:rsidR="00A46D44">
        <w:tab/>
      </w:r>
    </w:p>
    <w:p w:rsidR="006B6FD3" w:rsidRPr="00CA2593" w:rsidRDefault="006B6FD3" w:rsidP="006B6FD3">
      <w:pPr>
        <w:widowControl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</w:p>
    <w:p w:rsidR="002A203D" w:rsidRPr="002A203D" w:rsidRDefault="00C356DF" w:rsidP="002A203D">
      <w:pPr>
        <w:widowControl/>
        <w:shd w:val="clear" w:color="auto" w:fill="FAFAFC"/>
        <w:wordWrap w:val="0"/>
        <w:spacing w:before="100" w:beforeAutospacing="1" w:after="100" w:afterAutospacing="1"/>
        <w:rPr>
          <w:rFonts w:ascii="Tahoma" w:eastAsia="宋体" w:hAnsi="Tahoma" w:cs="Tahoma"/>
          <w:color w:val="333333"/>
          <w:kern w:val="0"/>
          <w:szCs w:val="21"/>
        </w:rPr>
      </w:pPr>
      <w:r>
        <w:rPr>
          <w:rFonts w:ascii="Tahoma" w:eastAsia="宋体" w:hAnsi="Tahoma" w:cs="Tahoma"/>
          <w:color w:val="333333"/>
          <w:kern w:val="0"/>
          <w:szCs w:val="21"/>
        </w:rPr>
        <w:t>4</w:t>
      </w:r>
      <w:r w:rsidR="002A203D" w:rsidRPr="002A203D">
        <w:rPr>
          <w:rFonts w:ascii="Tahoma" w:eastAsia="宋体" w:hAnsi="Tahoma" w:cs="Tahoma"/>
          <w:color w:val="333333"/>
          <w:kern w:val="0"/>
          <w:szCs w:val="21"/>
        </w:rPr>
        <w:t>.</w:t>
      </w:r>
      <w:r w:rsidR="002A203D" w:rsidRPr="002A203D">
        <w:rPr>
          <w:rFonts w:ascii="Tahoma" w:eastAsia="宋体" w:hAnsi="Tahoma" w:cs="Tahoma"/>
          <w:color w:val="333333"/>
          <w:kern w:val="0"/>
          <w:szCs w:val="21"/>
        </w:rPr>
        <w:t>配置</w:t>
      </w:r>
      <w:r w:rsidR="00320C4E">
        <w:rPr>
          <w:rFonts w:ascii="Tahoma" w:eastAsia="宋体" w:hAnsi="Tahoma" w:cs="Tahoma"/>
          <w:color w:val="333333"/>
          <w:kern w:val="0"/>
          <w:szCs w:val="21"/>
        </w:rPr>
        <w:t xml:space="preserve">apache </w:t>
      </w:r>
      <w:r w:rsidR="002A203D" w:rsidRPr="002A203D">
        <w:rPr>
          <w:rFonts w:ascii="Tahoma" w:eastAsia="宋体" w:hAnsi="Tahoma" w:cs="Tahoma"/>
          <w:color w:val="333333"/>
          <w:kern w:val="0"/>
          <w:szCs w:val="21"/>
        </w:rPr>
        <w:br/>
      </w:r>
      <w:r w:rsidR="00786E60">
        <w:rPr>
          <w:rFonts w:ascii="Tahoma" w:eastAsia="宋体" w:hAnsi="Tahoma" w:cs="Tahoma"/>
          <w:color w:val="333333"/>
          <w:kern w:val="0"/>
          <w:szCs w:val="21"/>
        </w:rPr>
        <w:t xml:space="preserve"># </w:t>
      </w:r>
      <w:r w:rsidR="002A203D" w:rsidRPr="002A203D">
        <w:rPr>
          <w:rFonts w:ascii="Tahoma" w:eastAsia="宋体" w:hAnsi="Tahoma" w:cs="Tahoma"/>
          <w:color w:val="333333"/>
          <w:kern w:val="0"/>
          <w:szCs w:val="21"/>
        </w:rPr>
        <w:t>vi /etc/httpd/conf/httpd.conf</w:t>
      </w:r>
      <w:r w:rsidR="002A203D" w:rsidRPr="002A203D">
        <w:rPr>
          <w:rFonts w:ascii="Tahoma" w:eastAsia="宋体" w:hAnsi="Tahoma" w:cs="Tahoma"/>
          <w:color w:val="333333"/>
          <w:kern w:val="0"/>
          <w:szCs w:val="21"/>
        </w:rPr>
        <w:br/>
      </w:r>
      <w:r w:rsidR="002A203D" w:rsidRPr="002A203D">
        <w:rPr>
          <w:rFonts w:ascii="Tahoma" w:eastAsia="宋体" w:hAnsi="Tahoma" w:cs="Tahoma"/>
          <w:color w:val="333333"/>
          <w:kern w:val="0"/>
          <w:szCs w:val="21"/>
        </w:rPr>
        <w:t>修改这行</w:t>
      </w:r>
      <w:r w:rsidR="002A203D" w:rsidRPr="002A203D">
        <w:rPr>
          <w:rFonts w:ascii="Tahoma" w:eastAsia="宋体" w:hAnsi="Tahoma" w:cs="Tahoma"/>
          <w:color w:val="333333"/>
          <w:kern w:val="0"/>
          <w:szCs w:val="21"/>
        </w:rPr>
        <w:t>: ServerName localhost:80</w:t>
      </w:r>
    </w:p>
    <w:p w:rsidR="002A203D" w:rsidRPr="002A203D" w:rsidRDefault="00C356DF" w:rsidP="002A203D">
      <w:pPr>
        <w:widowControl/>
        <w:shd w:val="clear" w:color="auto" w:fill="FAFAFC"/>
        <w:wordWrap w:val="0"/>
        <w:spacing w:before="100" w:beforeAutospacing="1" w:after="100" w:afterAutospacing="1"/>
        <w:rPr>
          <w:rFonts w:ascii="Tahoma" w:eastAsia="宋体" w:hAnsi="Tahoma" w:cs="Tahoma"/>
          <w:color w:val="333333"/>
          <w:kern w:val="0"/>
          <w:szCs w:val="21"/>
        </w:rPr>
      </w:pPr>
      <w:r>
        <w:rPr>
          <w:rFonts w:ascii="Tahoma" w:eastAsia="宋体" w:hAnsi="Tahoma" w:cs="Tahoma"/>
          <w:color w:val="333333"/>
          <w:kern w:val="0"/>
          <w:szCs w:val="21"/>
        </w:rPr>
        <w:t>5</w:t>
      </w:r>
      <w:r w:rsidR="002A203D" w:rsidRPr="002A203D">
        <w:rPr>
          <w:rFonts w:ascii="Tahoma" w:eastAsia="宋体" w:hAnsi="Tahoma" w:cs="Tahoma"/>
          <w:color w:val="333333"/>
          <w:kern w:val="0"/>
          <w:szCs w:val="21"/>
        </w:rPr>
        <w:t>.</w:t>
      </w:r>
      <w:r w:rsidR="002A203D" w:rsidRPr="002A203D">
        <w:rPr>
          <w:rFonts w:ascii="Tahoma" w:eastAsia="宋体" w:hAnsi="Tahoma" w:cs="Tahoma"/>
          <w:color w:val="333333"/>
          <w:kern w:val="0"/>
          <w:szCs w:val="21"/>
        </w:rPr>
        <w:t>启动</w:t>
      </w:r>
      <w:r w:rsidR="002A203D" w:rsidRPr="002A203D">
        <w:rPr>
          <w:rFonts w:ascii="Tahoma" w:eastAsia="宋体" w:hAnsi="Tahoma" w:cs="Tahoma"/>
          <w:color w:val="333333"/>
          <w:kern w:val="0"/>
          <w:szCs w:val="21"/>
        </w:rPr>
        <w:br/>
      </w:r>
      <w:r w:rsidR="00786E60">
        <w:rPr>
          <w:rFonts w:ascii="Tahoma" w:eastAsia="宋体" w:hAnsi="Tahoma" w:cs="Tahoma"/>
          <w:color w:val="333333"/>
          <w:kern w:val="0"/>
          <w:szCs w:val="21"/>
        </w:rPr>
        <w:t xml:space="preserve"># </w:t>
      </w:r>
      <w:r w:rsidR="002A203D" w:rsidRPr="002A203D">
        <w:rPr>
          <w:rFonts w:ascii="Tahoma" w:eastAsia="宋体" w:hAnsi="Tahoma" w:cs="Tahoma"/>
          <w:color w:val="333333"/>
          <w:kern w:val="0"/>
          <w:szCs w:val="21"/>
        </w:rPr>
        <w:t>systemctl start httpd</w:t>
      </w:r>
    </w:p>
    <w:p w:rsidR="002A203D" w:rsidRPr="002A203D" w:rsidRDefault="00C356DF" w:rsidP="002A203D">
      <w:pPr>
        <w:widowControl/>
        <w:shd w:val="clear" w:color="auto" w:fill="FAFAFC"/>
        <w:wordWrap w:val="0"/>
        <w:spacing w:before="100" w:beforeAutospacing="1" w:after="100" w:afterAutospacing="1"/>
        <w:rPr>
          <w:rFonts w:ascii="Tahoma" w:eastAsia="宋体" w:hAnsi="Tahoma" w:cs="Tahoma"/>
          <w:color w:val="333333"/>
          <w:kern w:val="0"/>
          <w:szCs w:val="21"/>
        </w:rPr>
      </w:pPr>
      <w:r>
        <w:rPr>
          <w:rFonts w:ascii="Tahoma" w:eastAsia="宋体" w:hAnsi="Tahoma" w:cs="Tahoma"/>
          <w:color w:val="333333"/>
          <w:kern w:val="0"/>
          <w:szCs w:val="21"/>
        </w:rPr>
        <w:t>6</w:t>
      </w:r>
      <w:r w:rsidR="002A203D" w:rsidRPr="002A203D">
        <w:rPr>
          <w:rFonts w:ascii="Tahoma" w:eastAsia="宋体" w:hAnsi="Tahoma" w:cs="Tahoma"/>
          <w:color w:val="333333"/>
          <w:kern w:val="0"/>
          <w:szCs w:val="21"/>
        </w:rPr>
        <w:t>.</w:t>
      </w:r>
      <w:r w:rsidR="002A203D" w:rsidRPr="002A203D">
        <w:rPr>
          <w:rFonts w:ascii="Tahoma" w:eastAsia="宋体" w:hAnsi="Tahoma" w:cs="Tahoma"/>
          <w:color w:val="333333"/>
          <w:kern w:val="0"/>
          <w:szCs w:val="21"/>
        </w:rPr>
        <w:t>设置开机启动</w:t>
      </w:r>
      <w:r w:rsidR="002A203D" w:rsidRPr="002A203D">
        <w:rPr>
          <w:rFonts w:ascii="Tahoma" w:eastAsia="宋体" w:hAnsi="Tahoma" w:cs="Tahoma"/>
          <w:color w:val="333333"/>
          <w:kern w:val="0"/>
          <w:szCs w:val="21"/>
        </w:rPr>
        <w:br/>
      </w:r>
      <w:r w:rsidR="00786E60">
        <w:rPr>
          <w:rFonts w:ascii="Tahoma" w:eastAsia="宋体" w:hAnsi="Tahoma" w:cs="Tahoma"/>
          <w:color w:val="333333"/>
          <w:kern w:val="0"/>
          <w:szCs w:val="21"/>
        </w:rPr>
        <w:t xml:space="preserve"># </w:t>
      </w:r>
      <w:r w:rsidR="002A203D" w:rsidRPr="002A203D">
        <w:rPr>
          <w:rFonts w:ascii="Tahoma" w:eastAsia="宋体" w:hAnsi="Tahoma" w:cs="Tahoma"/>
          <w:color w:val="333333"/>
          <w:kern w:val="0"/>
          <w:szCs w:val="21"/>
        </w:rPr>
        <w:t>chkconfig httpd on</w:t>
      </w:r>
    </w:p>
    <w:p w:rsidR="00B13579" w:rsidRPr="002A203D" w:rsidRDefault="002A203D" w:rsidP="00B13579">
      <w:pPr>
        <w:widowControl/>
        <w:shd w:val="clear" w:color="auto" w:fill="FAFAFC"/>
        <w:wordWrap w:val="0"/>
        <w:spacing w:before="100" w:beforeAutospacing="1" w:after="100" w:afterAutospacing="1"/>
        <w:rPr>
          <w:rFonts w:ascii="Tahoma" w:eastAsia="宋体" w:hAnsi="Tahoma" w:cs="Tahoma"/>
          <w:color w:val="333333"/>
          <w:kern w:val="0"/>
          <w:szCs w:val="21"/>
        </w:rPr>
      </w:pPr>
      <w:r w:rsidRPr="006302A3">
        <w:rPr>
          <w:rFonts w:ascii="Segoe UI" w:eastAsia="宋体" w:hAnsi="Segoe UI" w:cs="Segoe UI"/>
          <w:b/>
          <w:bCs/>
          <w:color w:val="24292E"/>
          <w:kern w:val="0"/>
          <w:sz w:val="30"/>
          <w:szCs w:val="30"/>
        </w:rPr>
        <w:t>二</w:t>
      </w:r>
      <w:r w:rsidR="006302A3">
        <w:rPr>
          <w:rFonts w:ascii="Segoe UI" w:eastAsia="宋体" w:hAnsi="Segoe UI" w:cs="Segoe UI" w:hint="eastAsia"/>
          <w:b/>
          <w:bCs/>
          <w:color w:val="24292E"/>
          <w:kern w:val="0"/>
          <w:sz w:val="30"/>
          <w:szCs w:val="30"/>
        </w:rPr>
        <w:t>、</w:t>
      </w:r>
      <w:r w:rsidR="00B13579" w:rsidRPr="00B13579">
        <w:rPr>
          <w:rFonts w:ascii="Segoe UI" w:eastAsia="宋体" w:hAnsi="Segoe UI" w:cs="Segoe UI" w:hint="eastAsia"/>
          <w:b/>
          <w:bCs/>
          <w:color w:val="24292E"/>
          <w:kern w:val="0"/>
          <w:sz w:val="30"/>
          <w:szCs w:val="30"/>
        </w:rPr>
        <w:t>mariadb</w:t>
      </w:r>
    </w:p>
    <w:p w:rsidR="006B6FD3" w:rsidRPr="002A203D" w:rsidRDefault="00FD3BFF" w:rsidP="00B13579">
      <w:pPr>
        <w:widowControl/>
        <w:spacing w:before="360" w:after="240"/>
        <w:jc w:val="left"/>
        <w:outlineLvl w:val="2"/>
        <w:rPr>
          <w:rFonts w:ascii="Tahoma" w:eastAsia="宋体" w:hAnsi="Tahoma" w:cs="Tahoma"/>
          <w:color w:val="333333"/>
          <w:kern w:val="0"/>
          <w:szCs w:val="21"/>
        </w:rPr>
      </w:pPr>
      <w:r>
        <w:rPr>
          <w:rFonts w:ascii="Tahoma" w:eastAsia="宋体" w:hAnsi="Tahoma" w:cs="Tahoma" w:hint="eastAsia"/>
          <w:color w:val="333333"/>
          <w:kern w:val="0"/>
          <w:szCs w:val="21"/>
        </w:rPr>
        <w:t>1</w:t>
      </w:r>
      <w:r>
        <w:rPr>
          <w:rFonts w:ascii="Tahoma" w:eastAsia="宋体" w:hAnsi="Tahoma" w:cs="Tahoma" w:hint="eastAsia"/>
          <w:color w:val="333333"/>
          <w:kern w:val="0"/>
          <w:szCs w:val="21"/>
        </w:rPr>
        <w:t>．</w:t>
      </w:r>
      <w:r w:rsidR="006B6FD3">
        <w:rPr>
          <w:rFonts w:ascii="Tahoma" w:eastAsia="宋体" w:hAnsi="Tahoma" w:cs="Tahoma"/>
          <w:color w:val="333333"/>
          <w:kern w:val="0"/>
          <w:szCs w:val="21"/>
        </w:rPr>
        <w:t>启动</w:t>
      </w:r>
      <w:r w:rsidR="008F0563">
        <w:rPr>
          <w:rFonts w:ascii="Tahoma" w:eastAsia="宋体" w:hAnsi="Tahoma" w:cs="Tahoma" w:hint="eastAsia"/>
          <w:color w:val="333333"/>
          <w:kern w:val="0"/>
          <w:szCs w:val="21"/>
        </w:rPr>
        <w:t>mariadb</w:t>
      </w:r>
    </w:p>
    <w:p w:rsidR="006B6FD3" w:rsidRDefault="00786E60" w:rsidP="002A203D">
      <w:pPr>
        <w:widowControl/>
        <w:shd w:val="clear" w:color="auto" w:fill="FAFAFC"/>
        <w:wordWrap w:val="0"/>
        <w:spacing w:before="100" w:beforeAutospacing="1" w:after="100" w:afterAutospacing="1"/>
        <w:rPr>
          <w:rFonts w:ascii="Consolas" w:hAnsi="Consolas"/>
          <w:color w:val="000000"/>
          <w:shd w:val="clear" w:color="auto" w:fill="FFFFFF"/>
        </w:rPr>
      </w:pPr>
      <w:bookmarkStart w:id="3" w:name="OLE_LINK16"/>
      <w:bookmarkStart w:id="4" w:name="OLE_LINK17"/>
      <w:r>
        <w:rPr>
          <w:rFonts w:ascii="Consolas" w:hAnsi="Consolas"/>
          <w:color w:val="000000"/>
          <w:shd w:val="clear" w:color="auto" w:fill="FFFFFF"/>
        </w:rPr>
        <w:t xml:space="preserve"># </w:t>
      </w:r>
      <w:r w:rsidR="00E263D5">
        <w:rPr>
          <w:rFonts w:ascii="Consolas" w:hAnsi="Consolas"/>
          <w:color w:val="000000"/>
          <w:shd w:val="clear" w:color="auto" w:fill="FFFFFF"/>
        </w:rPr>
        <w:t>systemctl start mariadb</w:t>
      </w:r>
    </w:p>
    <w:bookmarkEnd w:id="3"/>
    <w:bookmarkEnd w:id="4"/>
    <w:p w:rsidR="00E263D5" w:rsidRDefault="00786E60" w:rsidP="00E263D5">
      <w:pPr>
        <w:pStyle w:val="HTML"/>
        <w:shd w:val="clear" w:color="auto" w:fill="FAFAFC"/>
        <w:jc w:val="both"/>
        <w:rPr>
          <w:color w:val="333333"/>
          <w:sz w:val="21"/>
          <w:szCs w:val="21"/>
        </w:rPr>
      </w:pPr>
      <w:r>
        <w:rPr>
          <w:color w:val="333333"/>
          <w:sz w:val="21"/>
          <w:szCs w:val="21"/>
        </w:rPr>
        <w:lastRenderedPageBreak/>
        <w:t xml:space="preserve"># </w:t>
      </w:r>
      <w:r w:rsidR="00E263D5">
        <w:rPr>
          <w:color w:val="333333"/>
          <w:sz w:val="21"/>
          <w:szCs w:val="21"/>
        </w:rPr>
        <w:t>systemctl enable mariadb</w:t>
      </w:r>
    </w:p>
    <w:p w:rsidR="00E263D5" w:rsidRDefault="00786E60" w:rsidP="00E263D5">
      <w:pPr>
        <w:pStyle w:val="HTML"/>
        <w:shd w:val="clear" w:color="auto" w:fill="FAFAFC"/>
        <w:jc w:val="both"/>
        <w:rPr>
          <w:color w:val="333333"/>
          <w:sz w:val="21"/>
          <w:szCs w:val="21"/>
        </w:rPr>
      </w:pPr>
      <w:r>
        <w:rPr>
          <w:color w:val="333333"/>
          <w:sz w:val="21"/>
          <w:szCs w:val="21"/>
        </w:rPr>
        <w:t xml:space="preserve"># </w:t>
      </w:r>
      <w:r w:rsidR="00E263D5">
        <w:rPr>
          <w:color w:val="333333"/>
          <w:sz w:val="21"/>
          <w:szCs w:val="21"/>
        </w:rPr>
        <w:t>mysql_secure_installation</w:t>
      </w:r>
    </w:p>
    <w:p w:rsidR="002A203D" w:rsidRPr="002A203D" w:rsidRDefault="00FD3BFF" w:rsidP="002A203D">
      <w:pPr>
        <w:widowControl/>
        <w:shd w:val="clear" w:color="auto" w:fill="FAFAFC"/>
        <w:wordWrap w:val="0"/>
        <w:spacing w:before="100" w:beforeAutospacing="1" w:after="100" w:afterAutospacing="1"/>
        <w:rPr>
          <w:rFonts w:ascii="Tahoma" w:eastAsia="宋体" w:hAnsi="Tahoma" w:cs="Tahoma"/>
          <w:color w:val="333333"/>
          <w:kern w:val="0"/>
          <w:szCs w:val="21"/>
        </w:rPr>
      </w:pPr>
      <w:r>
        <w:rPr>
          <w:rFonts w:ascii="Consolas" w:hAnsi="Consolas"/>
          <w:color w:val="000000"/>
          <w:shd w:val="clear" w:color="auto" w:fill="FFFFFF"/>
        </w:rPr>
        <w:t>2</w:t>
      </w:r>
      <w:r w:rsidR="002A203D" w:rsidRPr="002A203D">
        <w:rPr>
          <w:rFonts w:ascii="Tahoma" w:eastAsia="宋体" w:hAnsi="Tahoma" w:cs="Tahoma"/>
          <w:color w:val="333333"/>
          <w:kern w:val="0"/>
          <w:szCs w:val="21"/>
        </w:rPr>
        <w:t>.</w:t>
      </w:r>
      <w:r>
        <w:rPr>
          <w:rFonts w:ascii="Tahoma" w:eastAsia="宋体" w:hAnsi="Tahoma" w:cs="Tahoma"/>
          <w:color w:val="333333"/>
          <w:kern w:val="0"/>
          <w:szCs w:val="21"/>
        </w:rPr>
        <w:t xml:space="preserve"> </w:t>
      </w:r>
      <w:r w:rsidR="002A203D" w:rsidRPr="002A203D">
        <w:rPr>
          <w:rFonts w:ascii="Tahoma" w:eastAsia="宋体" w:hAnsi="Tahoma" w:cs="Tahoma"/>
          <w:color w:val="333333"/>
          <w:kern w:val="0"/>
          <w:szCs w:val="21"/>
        </w:rPr>
        <w:t>进入</w:t>
      </w:r>
      <w:r w:rsidR="002A203D" w:rsidRPr="002A203D">
        <w:rPr>
          <w:rFonts w:ascii="Tahoma" w:eastAsia="宋体" w:hAnsi="Tahoma" w:cs="Tahoma"/>
          <w:color w:val="333333"/>
          <w:kern w:val="0"/>
          <w:szCs w:val="21"/>
        </w:rPr>
        <w:t>MySQL</w:t>
      </w:r>
      <w:r w:rsidR="002A203D" w:rsidRPr="002A203D">
        <w:rPr>
          <w:rFonts w:ascii="Tahoma" w:eastAsia="宋体" w:hAnsi="Tahoma" w:cs="Tahoma"/>
          <w:color w:val="333333"/>
          <w:kern w:val="0"/>
          <w:szCs w:val="21"/>
        </w:rPr>
        <w:br/>
      </w:r>
      <w:r w:rsidR="00786E60">
        <w:rPr>
          <w:rFonts w:ascii="Tahoma" w:eastAsia="宋体" w:hAnsi="Tahoma" w:cs="Tahoma"/>
          <w:color w:val="333333"/>
          <w:kern w:val="0"/>
          <w:szCs w:val="21"/>
        </w:rPr>
        <w:t xml:space="preserve"># </w:t>
      </w:r>
      <w:r w:rsidR="002A203D" w:rsidRPr="002A203D">
        <w:rPr>
          <w:rFonts w:ascii="Tahoma" w:eastAsia="宋体" w:hAnsi="Tahoma" w:cs="Tahoma"/>
          <w:color w:val="333333"/>
          <w:kern w:val="0"/>
          <w:szCs w:val="21"/>
        </w:rPr>
        <w:t>mysql -uroot -p</w:t>
      </w:r>
    </w:p>
    <w:p w:rsidR="002A203D" w:rsidRDefault="002A203D" w:rsidP="002A203D">
      <w:pPr>
        <w:rPr>
          <w:rFonts w:ascii="Consolas" w:hAnsi="Consolas"/>
          <w:color w:val="000000"/>
          <w:shd w:val="clear" w:color="auto" w:fill="FFFFFF"/>
        </w:rPr>
      </w:pPr>
      <w:r>
        <w:rPr>
          <w:rFonts w:hint="eastAsia"/>
        </w:rPr>
        <w:t>mysq</w:t>
      </w:r>
      <w:r>
        <w:t>l&gt;</w:t>
      </w:r>
      <w:r>
        <w:rPr>
          <w:rFonts w:ascii="Consolas" w:hAnsi="Consolas"/>
          <w:color w:val="000000"/>
          <w:shd w:val="clear" w:color="auto" w:fill="FFFFFF"/>
        </w:rPr>
        <w:t>create database itopdb DEFAULT CHARACTER SET utf8;</w:t>
      </w:r>
    </w:p>
    <w:p w:rsidR="002A203D" w:rsidRDefault="002A203D" w:rsidP="0019216F">
      <w:pPr>
        <w:rPr>
          <w:rFonts w:ascii="Consolas" w:hAnsi="Consolas"/>
          <w:color w:val="000000"/>
          <w:shd w:val="clear" w:color="auto" w:fill="FFFFFF"/>
        </w:rPr>
      </w:pPr>
      <w:r>
        <w:rPr>
          <w:rFonts w:ascii="Consolas" w:hAnsi="Consolas"/>
          <w:color w:val="000000"/>
          <w:shd w:val="clear" w:color="auto" w:fill="FFFFFF"/>
        </w:rPr>
        <w:t xml:space="preserve"> Mysql&gt;</w:t>
      </w:r>
      <w:bookmarkStart w:id="5" w:name="OLE_LINK1"/>
      <w:bookmarkStart w:id="6" w:name="OLE_LINK2"/>
      <w:r w:rsidRPr="00A477C6">
        <w:rPr>
          <w:rFonts w:ascii="Consolas" w:hAnsi="Consolas"/>
          <w:color w:val="000000"/>
          <w:shd w:val="clear" w:color="auto" w:fill="FFFFFF"/>
        </w:rPr>
        <w:t>grant all on itopdb.* to 'itop'@'localhost' identified by '</w:t>
      </w:r>
      <w:r w:rsidR="00C356DF">
        <w:rPr>
          <w:rFonts w:ascii="Consolas" w:hAnsi="Consolas"/>
          <w:color w:val="000000"/>
          <w:shd w:val="clear" w:color="auto" w:fill="FFFFFF"/>
        </w:rPr>
        <w:t>password123</w:t>
      </w:r>
      <w:r w:rsidRPr="00A477C6">
        <w:rPr>
          <w:rFonts w:ascii="Consolas" w:hAnsi="Consolas"/>
          <w:color w:val="000000"/>
          <w:shd w:val="clear" w:color="auto" w:fill="FFFFFF"/>
        </w:rPr>
        <w:t>';</w:t>
      </w:r>
      <w:bookmarkEnd w:id="5"/>
      <w:bookmarkEnd w:id="6"/>
    </w:p>
    <w:p w:rsidR="0019216F" w:rsidRDefault="0019216F" w:rsidP="0019216F">
      <w:pPr>
        <w:rPr>
          <w:rFonts w:ascii="Consolas" w:hAnsi="Consolas"/>
          <w:color w:val="000000"/>
          <w:shd w:val="clear" w:color="auto" w:fill="FFFFFF"/>
        </w:rPr>
      </w:pPr>
    </w:p>
    <w:p w:rsidR="0019216F" w:rsidRPr="0019216F" w:rsidRDefault="0019216F" w:rsidP="0019216F">
      <w:pPr>
        <w:rPr>
          <w:rFonts w:ascii="Consolas" w:hAnsi="Consolas"/>
          <w:color w:val="000000"/>
          <w:shd w:val="clear" w:color="auto" w:fill="FFFFFF"/>
        </w:rPr>
      </w:pPr>
      <w:r>
        <w:rPr>
          <w:rFonts w:ascii="Consolas" w:hAnsi="Consolas" w:hint="eastAsia"/>
          <w:color w:val="000000"/>
          <w:shd w:val="clear" w:color="auto" w:fill="FFFFFF"/>
        </w:rPr>
        <w:t>3</w:t>
      </w:r>
      <w:r>
        <w:rPr>
          <w:rFonts w:ascii="Consolas" w:hAnsi="Consolas" w:hint="eastAsia"/>
          <w:color w:val="000000"/>
          <w:shd w:val="clear" w:color="auto" w:fill="FFFFFF"/>
        </w:rPr>
        <w:t>、</w:t>
      </w:r>
      <w:r>
        <w:rPr>
          <w:rFonts w:ascii="Consolas" w:hAnsi="Consolas"/>
          <w:color w:val="000000"/>
          <w:shd w:val="clear" w:color="auto" w:fill="FFFFFF"/>
        </w:rPr>
        <w:t>修改</w:t>
      </w:r>
      <w:r>
        <w:rPr>
          <w:rFonts w:ascii="Consolas" w:hAnsi="Consolas" w:hint="eastAsia"/>
          <w:color w:val="000000"/>
          <w:shd w:val="clear" w:color="auto" w:fill="FFFFFF"/>
        </w:rPr>
        <w:t>/etc/my.conf</w:t>
      </w:r>
    </w:p>
    <w:p w:rsidR="00D97D81" w:rsidRDefault="00D97D81" w:rsidP="002A203D">
      <w:pPr>
        <w:widowControl/>
        <w:shd w:val="clear" w:color="auto" w:fill="FAFAFC"/>
        <w:wordWrap w:val="0"/>
        <w:spacing w:before="100" w:beforeAutospacing="1" w:after="100" w:afterAutospacing="1"/>
        <w:rPr>
          <w:rFonts w:ascii="Consolas" w:hAnsi="Consolas"/>
          <w:color w:val="000000"/>
          <w:shd w:val="clear" w:color="auto" w:fill="FFFFFF"/>
        </w:rPr>
      </w:pPr>
      <w:bookmarkStart w:id="7" w:name="OLE_LINK9"/>
      <w:bookmarkStart w:id="8" w:name="OLE_LINK10"/>
      <w:r>
        <w:rPr>
          <w:rFonts w:ascii="Consolas" w:hAnsi="Consolas"/>
          <w:color w:val="000000"/>
          <w:shd w:val="clear" w:color="auto" w:fill="FFFFFF"/>
        </w:rPr>
        <w:t>max_allowed_packet = 32M</w:t>
      </w:r>
      <w:r w:rsidR="00400669">
        <w:rPr>
          <w:rFonts w:ascii="Consolas" w:hAnsi="Consolas"/>
          <w:color w:val="000000"/>
          <w:shd w:val="clear" w:color="auto" w:fill="FFFFFF"/>
        </w:rPr>
        <w:t xml:space="preserve">  ##</w:t>
      </w:r>
      <w:r w:rsidR="00400669">
        <w:rPr>
          <w:rFonts w:ascii="Consolas" w:hAnsi="Consolas"/>
          <w:color w:val="000000"/>
          <w:shd w:val="clear" w:color="auto" w:fill="FFFFFF"/>
        </w:rPr>
        <w:t>添加</w:t>
      </w:r>
      <w:r w:rsidR="00CE5C5E">
        <w:rPr>
          <w:rFonts w:ascii="Consolas" w:hAnsi="Consolas"/>
          <w:color w:val="000000"/>
          <w:shd w:val="clear" w:color="auto" w:fill="FFFFFF"/>
        </w:rPr>
        <w:t>此行</w:t>
      </w:r>
    </w:p>
    <w:p w:rsidR="0019216F" w:rsidRDefault="0019216F" w:rsidP="002A203D">
      <w:pPr>
        <w:widowControl/>
        <w:shd w:val="clear" w:color="auto" w:fill="FAFAFC"/>
        <w:wordWrap w:val="0"/>
        <w:spacing w:before="100" w:beforeAutospacing="1" w:after="100" w:afterAutospacing="1"/>
        <w:rPr>
          <w:rFonts w:ascii="Consolas" w:hAnsi="Consolas"/>
          <w:color w:val="000000"/>
          <w:shd w:val="clear" w:color="auto" w:fill="FFFFFF"/>
        </w:rPr>
      </w:pPr>
      <w:r>
        <w:rPr>
          <w:rFonts w:ascii="Consolas" w:hAnsi="Consolas" w:hint="eastAsia"/>
          <w:color w:val="000000"/>
          <w:shd w:val="clear" w:color="auto" w:fill="FFFFFF"/>
        </w:rPr>
        <w:t>4</w:t>
      </w:r>
      <w:r>
        <w:rPr>
          <w:rFonts w:ascii="Consolas" w:hAnsi="Consolas" w:hint="eastAsia"/>
          <w:color w:val="000000"/>
          <w:shd w:val="clear" w:color="auto" w:fill="FFFFFF"/>
        </w:rPr>
        <w:t>、重启</w:t>
      </w:r>
      <w:r>
        <w:rPr>
          <w:rFonts w:ascii="Consolas" w:hAnsi="Consolas" w:hint="eastAsia"/>
          <w:color w:val="000000"/>
          <w:shd w:val="clear" w:color="auto" w:fill="FFFFFF"/>
        </w:rPr>
        <w:t>myariadb</w:t>
      </w:r>
    </w:p>
    <w:p w:rsidR="0019216F" w:rsidRDefault="0019216F" w:rsidP="0019216F">
      <w:pPr>
        <w:widowControl/>
        <w:shd w:val="clear" w:color="auto" w:fill="FAFAFC"/>
        <w:wordWrap w:val="0"/>
        <w:spacing w:before="100" w:beforeAutospacing="1" w:after="100" w:afterAutospacing="1"/>
        <w:rPr>
          <w:rFonts w:ascii="Consolas" w:hAnsi="Consolas"/>
          <w:color w:val="000000"/>
          <w:shd w:val="clear" w:color="auto" w:fill="FFFFFF"/>
        </w:rPr>
      </w:pPr>
      <w:r>
        <w:rPr>
          <w:rFonts w:ascii="Consolas" w:hAnsi="Consolas"/>
          <w:color w:val="000000"/>
          <w:shd w:val="clear" w:color="auto" w:fill="FFFFFF"/>
        </w:rPr>
        <w:t>systemctl restart mariadb</w:t>
      </w:r>
    </w:p>
    <w:p w:rsidR="0019216F" w:rsidRDefault="0019216F" w:rsidP="002A203D">
      <w:pPr>
        <w:widowControl/>
        <w:shd w:val="clear" w:color="auto" w:fill="FAFAFC"/>
        <w:wordWrap w:val="0"/>
        <w:spacing w:before="100" w:beforeAutospacing="1" w:after="100" w:afterAutospacing="1"/>
        <w:rPr>
          <w:rFonts w:ascii="Tahoma" w:eastAsia="宋体" w:hAnsi="Tahoma" w:cs="Tahoma"/>
          <w:color w:val="333333"/>
          <w:kern w:val="0"/>
          <w:szCs w:val="21"/>
        </w:rPr>
      </w:pPr>
    </w:p>
    <w:bookmarkEnd w:id="7"/>
    <w:bookmarkEnd w:id="8"/>
    <w:p w:rsidR="00126F16" w:rsidRPr="006302A3" w:rsidRDefault="006266F4" w:rsidP="006302A3">
      <w:pPr>
        <w:widowControl/>
        <w:spacing w:before="360" w:after="240"/>
        <w:jc w:val="left"/>
        <w:outlineLvl w:val="2"/>
        <w:rPr>
          <w:rFonts w:ascii="Segoe UI" w:eastAsia="宋体" w:hAnsi="Segoe UI" w:cs="Segoe UI"/>
          <w:b/>
          <w:bCs/>
          <w:color w:val="24292E"/>
          <w:kern w:val="0"/>
          <w:sz w:val="30"/>
          <w:szCs w:val="30"/>
        </w:rPr>
      </w:pPr>
      <w:r w:rsidRPr="006302A3">
        <w:rPr>
          <w:rFonts w:ascii="Segoe UI" w:eastAsia="宋体" w:hAnsi="Segoe UI" w:cs="Segoe UI" w:hint="eastAsia"/>
          <w:b/>
          <w:bCs/>
          <w:color w:val="24292E"/>
          <w:kern w:val="0"/>
          <w:sz w:val="30"/>
          <w:szCs w:val="30"/>
        </w:rPr>
        <w:t>三</w:t>
      </w:r>
      <w:r w:rsidR="006302A3">
        <w:rPr>
          <w:rFonts w:ascii="Segoe UI" w:eastAsia="宋体" w:hAnsi="Segoe UI" w:cs="Segoe UI" w:hint="eastAsia"/>
          <w:b/>
          <w:bCs/>
          <w:color w:val="24292E"/>
          <w:kern w:val="0"/>
          <w:sz w:val="30"/>
          <w:szCs w:val="30"/>
        </w:rPr>
        <w:t>、</w:t>
      </w:r>
      <w:r w:rsidRPr="006302A3">
        <w:rPr>
          <w:rFonts w:ascii="Segoe UI" w:eastAsia="宋体" w:hAnsi="Segoe UI" w:cs="Segoe UI" w:hint="eastAsia"/>
          <w:b/>
          <w:bCs/>
          <w:color w:val="24292E"/>
          <w:kern w:val="0"/>
          <w:sz w:val="30"/>
          <w:szCs w:val="30"/>
        </w:rPr>
        <w:t>解压</w:t>
      </w:r>
      <w:r w:rsidR="00126F16" w:rsidRPr="006302A3">
        <w:rPr>
          <w:rFonts w:ascii="Segoe UI" w:eastAsia="宋体" w:hAnsi="Segoe UI" w:cs="Segoe UI" w:hint="eastAsia"/>
          <w:b/>
          <w:bCs/>
          <w:color w:val="24292E"/>
          <w:kern w:val="0"/>
          <w:sz w:val="30"/>
          <w:szCs w:val="30"/>
        </w:rPr>
        <w:t>itop</w:t>
      </w:r>
      <w:r w:rsidR="006302A3">
        <w:rPr>
          <w:rFonts w:ascii="Segoe UI" w:eastAsia="宋体" w:hAnsi="Segoe UI" w:cs="Segoe UI" w:hint="eastAsia"/>
          <w:b/>
          <w:bCs/>
          <w:color w:val="24292E"/>
          <w:kern w:val="0"/>
          <w:sz w:val="30"/>
          <w:szCs w:val="30"/>
        </w:rPr>
        <w:t>和部署</w:t>
      </w:r>
    </w:p>
    <w:p w:rsidR="00126F16" w:rsidRPr="00180710" w:rsidRDefault="00126F16" w:rsidP="00180710">
      <w:pPr>
        <w:pStyle w:val="a7"/>
        <w:widowControl/>
        <w:numPr>
          <w:ilvl w:val="0"/>
          <w:numId w:val="4"/>
        </w:numPr>
        <w:ind w:firstLineChars="0"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180710">
        <w:rPr>
          <w:rFonts w:ascii="宋体" w:eastAsia="宋体" w:hAnsi="宋体" w:cs="宋体"/>
          <w:color w:val="333333"/>
          <w:kern w:val="0"/>
          <w:sz w:val="24"/>
          <w:szCs w:val="24"/>
        </w:rPr>
        <w:t>把itop2.4压缩包里的web目录内容，拷贝到到/var/www/html/itop/ 里</w:t>
      </w:r>
    </w:p>
    <w:p w:rsidR="00126F16" w:rsidRPr="00126F16" w:rsidRDefault="00294564" w:rsidP="00126F16">
      <w:pPr>
        <w:widowControl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# </w:t>
      </w:r>
      <w:r w:rsidR="00126F16" w:rsidRPr="00126F16">
        <w:rPr>
          <w:rFonts w:ascii="宋体" w:eastAsia="宋体" w:hAnsi="宋体" w:cs="宋体"/>
          <w:color w:val="333333"/>
          <w:kern w:val="0"/>
          <w:sz w:val="24"/>
          <w:szCs w:val="24"/>
        </w:rPr>
        <w:t>unzip </w:t>
      </w:r>
      <w:r w:rsidR="0048480D" w:rsidRPr="0048480D">
        <w:rPr>
          <w:rFonts w:ascii="宋体" w:eastAsia="宋体" w:hAnsi="宋体" w:cs="宋体"/>
          <w:color w:val="333333"/>
          <w:kern w:val="0"/>
          <w:sz w:val="24"/>
          <w:szCs w:val="24"/>
        </w:rPr>
        <w:t>iTop-2.4.1-3714.zip</w:t>
      </w:r>
      <w:r w:rsidR="00126F16" w:rsidRPr="00126F16">
        <w:rPr>
          <w:rFonts w:ascii="宋体" w:eastAsia="宋体" w:hAnsi="宋体" w:cs="宋体"/>
          <w:color w:val="333333"/>
          <w:kern w:val="0"/>
          <w:sz w:val="24"/>
          <w:szCs w:val="24"/>
        </w:rPr>
        <w:t> -d /var/www/html/</w:t>
      </w:r>
    </w:p>
    <w:p w:rsidR="00126F16" w:rsidRDefault="00294564" w:rsidP="00126F16">
      <w:pPr>
        <w:widowControl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# </w:t>
      </w:r>
      <w:r w:rsidR="00126F16" w:rsidRPr="00126F16">
        <w:rPr>
          <w:rFonts w:ascii="宋体" w:eastAsia="宋体" w:hAnsi="宋体" w:cs="宋体"/>
          <w:color w:val="333333"/>
          <w:kern w:val="0"/>
          <w:sz w:val="24"/>
          <w:szCs w:val="24"/>
        </w:rPr>
        <w:t>mv</w:t>
      </w:r>
      <w:r w:rsidR="00126F16" w:rsidRPr="00126F16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="00126F16" w:rsidRPr="00126F16">
        <w:rPr>
          <w:rFonts w:ascii="宋体" w:eastAsia="宋体" w:hAnsi="宋体" w:cs="宋体"/>
          <w:color w:val="333333"/>
          <w:kern w:val="0"/>
          <w:sz w:val="24"/>
          <w:szCs w:val="24"/>
        </w:rPr>
        <w:t>/var/www/html/web</w:t>
      </w:r>
      <w:r w:rsidR="00126F16" w:rsidRPr="00126F16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="00126F16" w:rsidRPr="00126F16">
        <w:rPr>
          <w:rFonts w:ascii="宋体" w:eastAsia="宋体" w:hAnsi="宋体" w:cs="宋体"/>
          <w:color w:val="333333"/>
          <w:kern w:val="0"/>
          <w:sz w:val="24"/>
          <w:szCs w:val="24"/>
        </w:rPr>
        <w:t>/var/www/html/itop</w:t>
      </w:r>
    </w:p>
    <w:p w:rsidR="00294564" w:rsidRDefault="00294564" w:rsidP="00126F16">
      <w:pPr>
        <w:widowControl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>
        <w:rPr>
          <w:rFonts w:ascii="宋体" w:eastAsia="宋体" w:hAnsi="宋体" w:cs="宋体"/>
          <w:color w:val="333333"/>
          <w:kern w:val="0"/>
          <w:sz w:val="24"/>
          <w:szCs w:val="24"/>
        </w:rPr>
        <w:t>#cd /var/www/html</w:t>
      </w:r>
    </w:p>
    <w:p w:rsidR="00294564" w:rsidRPr="00294564" w:rsidRDefault="00294564" w:rsidP="00126F16">
      <w:pPr>
        <w:widowControl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>
        <w:rPr>
          <w:rFonts w:ascii="宋体" w:eastAsia="宋体" w:hAnsi="宋体" w:cs="宋体"/>
          <w:color w:val="333333"/>
          <w:kern w:val="0"/>
          <w:sz w:val="24"/>
          <w:szCs w:val="24"/>
        </w:rPr>
        <w:t>#chown apache:apache –R itop</w:t>
      </w:r>
    </w:p>
    <w:p w:rsidR="00725932" w:rsidRDefault="00725932" w:rsidP="00725932">
      <w:pPr>
        <w:widowControl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</w:p>
    <w:p w:rsidR="00FD3BFF" w:rsidRPr="00180710" w:rsidRDefault="00FD3BFF" w:rsidP="00180710">
      <w:pPr>
        <w:pStyle w:val="a7"/>
        <w:widowControl/>
        <w:numPr>
          <w:ilvl w:val="0"/>
          <w:numId w:val="4"/>
        </w:numPr>
        <w:ind w:firstLineChars="0"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180710"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配置apache 虚拟目录</w:t>
      </w:r>
    </w:p>
    <w:p w:rsidR="00725932" w:rsidRPr="00725932" w:rsidRDefault="00725932" w:rsidP="00725932">
      <w:pPr>
        <w:widowControl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>
        <w:rPr>
          <w:rFonts w:ascii="宋体" w:eastAsia="宋体" w:hAnsi="宋体" w:cs="宋体"/>
          <w:color w:val="333333"/>
          <w:kern w:val="0"/>
          <w:sz w:val="24"/>
          <w:szCs w:val="24"/>
        </w:rPr>
        <w:t>[root@bim_check ~]#</w:t>
      </w:r>
      <w:bookmarkStart w:id="9" w:name="OLE_LINK7"/>
      <w:bookmarkStart w:id="10" w:name="OLE_LINK8"/>
      <w:r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 vi</w:t>
      </w:r>
      <w:r w:rsidRPr="00725932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 /etc/httpd/conf.d/itop.conf</w:t>
      </w:r>
      <w:bookmarkEnd w:id="9"/>
      <w:bookmarkEnd w:id="10"/>
      <w:r w:rsidRPr="00725932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 </w:t>
      </w:r>
    </w:p>
    <w:p w:rsidR="00725932" w:rsidRPr="00725932" w:rsidRDefault="00725932" w:rsidP="00725932">
      <w:pPr>
        <w:widowControl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725932">
        <w:rPr>
          <w:rFonts w:ascii="宋体" w:eastAsia="宋体" w:hAnsi="宋体" w:cs="宋体"/>
          <w:color w:val="333333"/>
          <w:kern w:val="0"/>
          <w:sz w:val="24"/>
          <w:szCs w:val="24"/>
        </w:rPr>
        <w:t>DocumentRoot "/var/www/html/itop"</w:t>
      </w:r>
    </w:p>
    <w:p w:rsidR="00725932" w:rsidRPr="00725932" w:rsidRDefault="00725932" w:rsidP="00725932">
      <w:pPr>
        <w:widowControl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725932">
        <w:rPr>
          <w:rFonts w:ascii="宋体" w:eastAsia="宋体" w:hAnsi="宋体" w:cs="宋体"/>
          <w:color w:val="333333"/>
          <w:kern w:val="0"/>
          <w:sz w:val="24"/>
          <w:szCs w:val="24"/>
        </w:rPr>
        <w:t>Alias /itop /var/www/html/itop</w:t>
      </w:r>
    </w:p>
    <w:p w:rsidR="00725932" w:rsidRPr="00A1590E" w:rsidRDefault="00725932" w:rsidP="00725932">
      <w:pPr>
        <w:widowControl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725932">
        <w:rPr>
          <w:rFonts w:ascii="宋体" w:eastAsia="宋体" w:hAnsi="宋体" w:cs="宋体"/>
          <w:color w:val="333333"/>
          <w:kern w:val="0"/>
          <w:sz w:val="24"/>
          <w:szCs w:val="24"/>
        </w:rPr>
        <w:t>DirectoryIndex index.html login.html index.py</w:t>
      </w:r>
    </w:p>
    <w:p w:rsidR="00725932" w:rsidRPr="00725932" w:rsidRDefault="00725932" w:rsidP="00725932">
      <w:pPr>
        <w:widowControl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725932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 ErrorLog log</w:t>
      </w:r>
      <w:r w:rsidR="009A7EAC">
        <w:rPr>
          <w:rFonts w:ascii="宋体" w:eastAsia="宋体" w:hAnsi="宋体" w:cs="宋体"/>
          <w:color w:val="333333"/>
          <w:kern w:val="0"/>
          <w:sz w:val="24"/>
          <w:szCs w:val="24"/>
        </w:rPr>
        <w:t>s</w:t>
      </w:r>
      <w:r w:rsidRPr="00725932">
        <w:rPr>
          <w:rFonts w:ascii="宋体" w:eastAsia="宋体" w:hAnsi="宋体" w:cs="宋体"/>
          <w:color w:val="333333"/>
          <w:kern w:val="0"/>
          <w:sz w:val="24"/>
          <w:szCs w:val="24"/>
        </w:rPr>
        <w:t>/itop-error.log</w:t>
      </w:r>
    </w:p>
    <w:p w:rsidR="00725932" w:rsidRPr="00725932" w:rsidRDefault="00725932" w:rsidP="00725932">
      <w:pPr>
        <w:widowControl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725932">
        <w:rPr>
          <w:rFonts w:ascii="宋体" w:eastAsia="宋体" w:hAnsi="宋体" w:cs="宋体"/>
          <w:color w:val="333333"/>
          <w:kern w:val="0"/>
          <w:sz w:val="24"/>
          <w:szCs w:val="24"/>
        </w:rPr>
        <w:t>&lt;Directory /var/www/html/itop/&gt;</w:t>
      </w:r>
    </w:p>
    <w:p w:rsidR="00725932" w:rsidRPr="00725932" w:rsidRDefault="00725932" w:rsidP="00725932">
      <w:pPr>
        <w:widowControl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725932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    Options  FollowSymLinks</w:t>
      </w:r>
    </w:p>
    <w:p w:rsidR="00725932" w:rsidRPr="00725932" w:rsidRDefault="00725932" w:rsidP="00725932">
      <w:pPr>
        <w:widowControl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725932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    AllowOverride None</w:t>
      </w:r>
    </w:p>
    <w:p w:rsidR="00725932" w:rsidRPr="00725932" w:rsidRDefault="00725932" w:rsidP="00725932">
      <w:pPr>
        <w:widowControl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725932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    Order allow,deny</w:t>
      </w:r>
    </w:p>
    <w:p w:rsidR="00725932" w:rsidRPr="00725932" w:rsidRDefault="00725932" w:rsidP="00725932">
      <w:pPr>
        <w:widowControl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725932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    Allow from all</w:t>
      </w:r>
    </w:p>
    <w:p w:rsidR="00725932" w:rsidRDefault="00725932" w:rsidP="00725932">
      <w:pPr>
        <w:widowControl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725932">
        <w:rPr>
          <w:rFonts w:ascii="宋体" w:eastAsia="宋体" w:hAnsi="宋体" w:cs="宋体"/>
          <w:color w:val="333333"/>
          <w:kern w:val="0"/>
          <w:sz w:val="24"/>
          <w:szCs w:val="24"/>
        </w:rPr>
        <w:t>&lt;/Directory&gt;</w:t>
      </w:r>
    </w:p>
    <w:p w:rsidR="00CA2593" w:rsidRPr="002A203D" w:rsidRDefault="00CA2593" w:rsidP="00CA2593">
      <w:pPr>
        <w:widowControl/>
        <w:shd w:val="clear" w:color="auto" w:fill="FAFAFC"/>
        <w:wordWrap w:val="0"/>
        <w:spacing w:before="100" w:beforeAutospacing="1" w:after="100" w:afterAutospacing="1"/>
        <w:rPr>
          <w:rFonts w:ascii="Tahoma" w:eastAsia="宋体" w:hAnsi="Tahoma" w:cs="Tahoma"/>
          <w:color w:val="333333"/>
          <w:kern w:val="0"/>
          <w:szCs w:val="21"/>
        </w:rPr>
      </w:pPr>
      <w:r>
        <w:rPr>
          <w:rFonts w:ascii="宋体" w:eastAsia="宋体" w:hAnsi="宋体" w:cs="宋体"/>
          <w:color w:val="333333"/>
          <w:kern w:val="0"/>
          <w:sz w:val="24"/>
          <w:szCs w:val="24"/>
        </w:rPr>
        <w:t>#</w:t>
      </w:r>
      <w:r>
        <w:rPr>
          <w:rFonts w:ascii="Tahoma" w:eastAsia="宋体" w:hAnsi="Tahoma" w:cs="Tahoma"/>
          <w:color w:val="333333"/>
          <w:kern w:val="0"/>
          <w:szCs w:val="21"/>
        </w:rPr>
        <w:t xml:space="preserve"> </w:t>
      </w:r>
      <w:r w:rsidRPr="002A203D">
        <w:rPr>
          <w:rFonts w:ascii="Tahoma" w:eastAsia="宋体" w:hAnsi="Tahoma" w:cs="Tahoma"/>
          <w:color w:val="333333"/>
          <w:kern w:val="0"/>
          <w:szCs w:val="21"/>
        </w:rPr>
        <w:t xml:space="preserve">systemctl </w:t>
      </w:r>
      <w:r>
        <w:rPr>
          <w:rFonts w:ascii="Tahoma" w:eastAsia="宋体" w:hAnsi="Tahoma" w:cs="Tahoma"/>
          <w:color w:val="333333"/>
          <w:kern w:val="0"/>
          <w:szCs w:val="21"/>
        </w:rPr>
        <w:t>re</w:t>
      </w:r>
      <w:r w:rsidRPr="002A203D">
        <w:rPr>
          <w:rFonts w:ascii="Tahoma" w:eastAsia="宋体" w:hAnsi="Tahoma" w:cs="Tahoma"/>
          <w:color w:val="333333"/>
          <w:kern w:val="0"/>
          <w:szCs w:val="21"/>
        </w:rPr>
        <w:t>start httpd</w:t>
      </w:r>
    </w:p>
    <w:p w:rsidR="00D97D81" w:rsidRDefault="00D97D81" w:rsidP="004D258F">
      <w:pPr>
        <w:tabs>
          <w:tab w:val="left" w:pos="2450"/>
        </w:tabs>
      </w:pPr>
    </w:p>
    <w:p w:rsidR="00960F69" w:rsidRPr="008A7AC5" w:rsidRDefault="008A7AC5" w:rsidP="008A7AC5">
      <w:pPr>
        <w:widowControl/>
        <w:spacing w:before="360" w:after="240"/>
        <w:jc w:val="left"/>
        <w:outlineLvl w:val="2"/>
        <w:rPr>
          <w:rFonts w:ascii="Segoe UI" w:eastAsia="宋体" w:hAnsi="Segoe UI" w:cs="Segoe UI"/>
          <w:b/>
          <w:bCs/>
          <w:color w:val="24292E"/>
          <w:kern w:val="0"/>
          <w:sz w:val="30"/>
          <w:szCs w:val="30"/>
        </w:rPr>
      </w:pPr>
      <w:r>
        <w:rPr>
          <w:rFonts w:ascii="Segoe UI" w:eastAsia="宋体" w:hAnsi="Segoe UI" w:cs="Segoe UI" w:hint="eastAsia"/>
          <w:b/>
          <w:bCs/>
          <w:color w:val="24292E"/>
          <w:kern w:val="0"/>
          <w:sz w:val="30"/>
          <w:szCs w:val="30"/>
        </w:rPr>
        <w:lastRenderedPageBreak/>
        <w:t>四</w:t>
      </w:r>
      <w:r w:rsidR="006302A3">
        <w:rPr>
          <w:rFonts w:ascii="Segoe UI" w:eastAsia="宋体" w:hAnsi="Segoe UI" w:cs="Segoe UI" w:hint="eastAsia"/>
          <w:b/>
          <w:bCs/>
          <w:color w:val="24292E"/>
          <w:kern w:val="0"/>
          <w:sz w:val="30"/>
          <w:szCs w:val="30"/>
        </w:rPr>
        <w:t>、</w:t>
      </w:r>
      <w:r w:rsidR="00B848BF" w:rsidRPr="008A7AC5">
        <w:rPr>
          <w:rFonts w:ascii="Segoe UI" w:eastAsia="宋体" w:hAnsi="Segoe UI" w:cs="Segoe UI" w:hint="eastAsia"/>
          <w:b/>
          <w:bCs/>
          <w:color w:val="24292E"/>
          <w:kern w:val="0"/>
          <w:sz w:val="30"/>
          <w:szCs w:val="30"/>
        </w:rPr>
        <w:t>安装</w:t>
      </w:r>
    </w:p>
    <w:p w:rsidR="00960F69" w:rsidRPr="006302A3" w:rsidRDefault="00960F69" w:rsidP="006302A3">
      <w:pPr>
        <w:widowControl/>
        <w:spacing w:before="360" w:after="240"/>
        <w:jc w:val="left"/>
        <w:outlineLvl w:val="2"/>
        <w:rPr>
          <w:rFonts w:ascii="Segoe UI" w:eastAsia="宋体" w:hAnsi="Segoe UI" w:cs="Segoe UI"/>
          <w:b/>
          <w:bCs/>
          <w:color w:val="24292E"/>
          <w:kern w:val="0"/>
          <w:sz w:val="30"/>
          <w:szCs w:val="30"/>
        </w:rPr>
      </w:pPr>
      <w:r>
        <w:rPr>
          <w:rStyle w:val="a6"/>
          <w:rFonts w:hint="eastAsia"/>
          <w:color w:val="auto"/>
          <w:u w:val="none"/>
        </w:rPr>
        <w:t>4.1</w:t>
      </w:r>
      <w:r w:rsidR="008A7AC5">
        <w:rPr>
          <w:rStyle w:val="a6"/>
          <w:color w:val="auto"/>
          <w:u w:val="none"/>
        </w:rPr>
        <w:t xml:space="preserve"> </w:t>
      </w:r>
      <w:hyperlink r:id="rId9" w:history="1">
        <w:r w:rsidR="008A7AC5" w:rsidRPr="008A7AC5">
          <w:rPr>
            <w:rFonts w:ascii="Tahoma" w:eastAsia="宋体" w:hAnsi="Tahoma" w:cs="Tahoma" w:hint="eastAsia"/>
            <w:color w:val="333333"/>
            <w:kern w:val="0"/>
            <w:szCs w:val="21"/>
          </w:rPr>
          <w:t>http://</w:t>
        </w:r>
        <w:r w:rsidR="008A7AC5" w:rsidRPr="008A7AC5">
          <w:rPr>
            <w:rFonts w:ascii="Tahoma" w:eastAsia="宋体" w:hAnsi="Tahoma" w:cs="Tahoma"/>
            <w:color w:val="333333"/>
            <w:kern w:val="0"/>
            <w:szCs w:val="21"/>
          </w:rPr>
          <w:t>IP/itop/setup</w:t>
        </w:r>
      </w:hyperlink>
    </w:p>
    <w:p w:rsidR="00B848BF" w:rsidRDefault="00544AF0" w:rsidP="004D258F">
      <w:pPr>
        <w:tabs>
          <w:tab w:val="left" w:pos="2450"/>
        </w:tabs>
      </w:pPr>
      <w:r>
        <w:rPr>
          <w:noProof/>
        </w:rPr>
        <w:drawing>
          <wp:inline distT="0" distB="0" distL="0" distR="0" wp14:anchorId="6782AD9F" wp14:editId="2FFA7DB7">
            <wp:extent cx="4286953" cy="28067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88552" cy="2807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8D9" w:rsidRDefault="00960F69" w:rsidP="006266F4">
      <w:pPr>
        <w:tabs>
          <w:tab w:val="left" w:pos="2450"/>
        </w:tabs>
        <w:rPr>
          <w:noProof/>
        </w:rPr>
      </w:pPr>
      <w:r>
        <w:rPr>
          <w:rFonts w:hint="eastAsia"/>
          <w:noProof/>
        </w:rPr>
        <w:t>4.2</w:t>
      </w:r>
    </w:p>
    <w:p w:rsidR="00544AF0" w:rsidRDefault="00F04586" w:rsidP="004D258F">
      <w:pPr>
        <w:tabs>
          <w:tab w:val="left" w:pos="2450"/>
        </w:tabs>
      </w:pPr>
      <w:r>
        <w:rPr>
          <w:noProof/>
        </w:rPr>
        <w:drawing>
          <wp:inline distT="0" distB="0" distL="0" distR="0" wp14:anchorId="676345EE" wp14:editId="4D3F7435">
            <wp:extent cx="4484910" cy="203835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89882" cy="204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8D9" w:rsidRDefault="00960F69" w:rsidP="004D258F">
      <w:pPr>
        <w:tabs>
          <w:tab w:val="left" w:pos="2450"/>
        </w:tabs>
      </w:pPr>
      <w:r>
        <w:rPr>
          <w:rFonts w:hint="eastAsia"/>
        </w:rPr>
        <w:t>4.3</w:t>
      </w:r>
    </w:p>
    <w:p w:rsidR="00544391" w:rsidRDefault="007106A3" w:rsidP="004D258F">
      <w:pPr>
        <w:tabs>
          <w:tab w:val="left" w:pos="2450"/>
        </w:tabs>
      </w:pPr>
      <w:r>
        <w:rPr>
          <w:noProof/>
        </w:rPr>
        <w:lastRenderedPageBreak/>
        <w:drawing>
          <wp:inline distT="0" distB="0" distL="0" distR="0" wp14:anchorId="6A027055" wp14:editId="7A9C4B5C">
            <wp:extent cx="2479820" cy="2432050"/>
            <wp:effectExtent l="0" t="0" r="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87711" cy="2439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8D9" w:rsidRDefault="001A48D9" w:rsidP="004D258F">
      <w:pPr>
        <w:tabs>
          <w:tab w:val="left" w:pos="2450"/>
        </w:tabs>
      </w:pPr>
    </w:p>
    <w:p w:rsidR="00AB67C3" w:rsidRDefault="00960F69" w:rsidP="004D258F">
      <w:pPr>
        <w:tabs>
          <w:tab w:val="left" w:pos="2450"/>
        </w:tabs>
      </w:pPr>
      <w:r>
        <w:rPr>
          <w:rFonts w:hint="eastAsia"/>
        </w:rPr>
        <w:t>4.4</w:t>
      </w:r>
      <w:r w:rsidR="00690F7A">
        <w:t>11111111</w:t>
      </w:r>
    </w:p>
    <w:p w:rsidR="007106A3" w:rsidRDefault="007106A3" w:rsidP="004D258F">
      <w:pPr>
        <w:tabs>
          <w:tab w:val="left" w:pos="2450"/>
        </w:tabs>
      </w:pPr>
      <w:r>
        <w:rPr>
          <w:noProof/>
        </w:rPr>
        <w:drawing>
          <wp:inline distT="0" distB="0" distL="0" distR="0" wp14:anchorId="2A79057B" wp14:editId="02736651">
            <wp:extent cx="3422441" cy="2781300"/>
            <wp:effectExtent l="0" t="0" r="698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26802" cy="2784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983" w:rsidRDefault="00960F69" w:rsidP="004D258F">
      <w:pPr>
        <w:tabs>
          <w:tab w:val="left" w:pos="2450"/>
        </w:tabs>
      </w:pPr>
      <w:r>
        <w:t>4.</w:t>
      </w:r>
      <w:r w:rsidR="00232983">
        <w:rPr>
          <w:rFonts w:hint="eastAsia"/>
        </w:rPr>
        <w:t>5</w:t>
      </w:r>
    </w:p>
    <w:p w:rsidR="002732D1" w:rsidRDefault="00232983" w:rsidP="004D258F">
      <w:pPr>
        <w:tabs>
          <w:tab w:val="left" w:pos="2450"/>
        </w:tabs>
      </w:pPr>
      <w:r>
        <w:rPr>
          <w:noProof/>
        </w:rPr>
        <w:lastRenderedPageBreak/>
        <w:drawing>
          <wp:inline distT="0" distB="0" distL="0" distR="0" wp14:anchorId="65B80240" wp14:editId="71DF990A">
            <wp:extent cx="5274310" cy="311086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8D9" w:rsidRDefault="00960F69" w:rsidP="004D258F">
      <w:pPr>
        <w:tabs>
          <w:tab w:val="left" w:pos="2450"/>
        </w:tabs>
      </w:pPr>
      <w:r>
        <w:t>4.</w:t>
      </w:r>
      <w:r w:rsidR="00232983">
        <w:rPr>
          <w:rFonts w:hint="eastAsia"/>
        </w:rPr>
        <w:t>6</w:t>
      </w:r>
    </w:p>
    <w:p w:rsidR="00AB67C3" w:rsidRDefault="00AB67C3" w:rsidP="004D258F">
      <w:pPr>
        <w:tabs>
          <w:tab w:val="left" w:pos="2450"/>
        </w:tabs>
      </w:pPr>
      <w:r>
        <w:rPr>
          <w:noProof/>
        </w:rPr>
        <w:drawing>
          <wp:inline distT="0" distB="0" distL="0" distR="0" wp14:anchorId="6E7C4DC2" wp14:editId="5B8FADC9">
            <wp:extent cx="4195036" cy="4146550"/>
            <wp:effectExtent l="0" t="0" r="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99555" cy="4151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3325" w:rsidRDefault="005B3325" w:rsidP="004D258F">
      <w:pPr>
        <w:tabs>
          <w:tab w:val="left" w:pos="2450"/>
        </w:tabs>
      </w:pPr>
    </w:p>
    <w:p w:rsidR="005B3325" w:rsidRDefault="00960F69" w:rsidP="004D258F">
      <w:pPr>
        <w:tabs>
          <w:tab w:val="left" w:pos="2450"/>
        </w:tabs>
      </w:pPr>
      <w:r>
        <w:t>4.</w:t>
      </w:r>
      <w:r w:rsidR="00232983">
        <w:rPr>
          <w:rFonts w:hint="eastAsia"/>
        </w:rPr>
        <w:t>7</w:t>
      </w:r>
    </w:p>
    <w:p w:rsidR="00704C69" w:rsidRDefault="00704C69" w:rsidP="004D258F">
      <w:pPr>
        <w:tabs>
          <w:tab w:val="left" w:pos="2450"/>
        </w:tabs>
      </w:pPr>
      <w:r>
        <w:rPr>
          <w:noProof/>
        </w:rPr>
        <w:lastRenderedPageBreak/>
        <w:drawing>
          <wp:inline distT="0" distB="0" distL="0" distR="0" wp14:anchorId="4867D913" wp14:editId="7E54EB78">
            <wp:extent cx="4119533" cy="40005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21779" cy="4002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32C4" w:rsidRDefault="00960F69" w:rsidP="004D258F">
      <w:pPr>
        <w:tabs>
          <w:tab w:val="left" w:pos="2450"/>
        </w:tabs>
      </w:pPr>
      <w:r>
        <w:t>4.</w:t>
      </w:r>
      <w:r w:rsidR="00232983">
        <w:t>8</w:t>
      </w:r>
    </w:p>
    <w:p w:rsidR="004032C4" w:rsidRDefault="004032C4" w:rsidP="004D258F">
      <w:pPr>
        <w:tabs>
          <w:tab w:val="left" w:pos="2450"/>
        </w:tabs>
      </w:pPr>
      <w:r>
        <w:rPr>
          <w:noProof/>
        </w:rPr>
        <w:drawing>
          <wp:inline distT="0" distB="0" distL="0" distR="0" wp14:anchorId="3044B7BB" wp14:editId="1D23C4DC">
            <wp:extent cx="3980859" cy="3848100"/>
            <wp:effectExtent l="0" t="0" r="63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83855" cy="3850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3325" w:rsidRDefault="005B3325" w:rsidP="004D258F">
      <w:pPr>
        <w:tabs>
          <w:tab w:val="left" w:pos="2450"/>
        </w:tabs>
      </w:pPr>
    </w:p>
    <w:p w:rsidR="005B3325" w:rsidRDefault="00960F69" w:rsidP="004D258F">
      <w:pPr>
        <w:tabs>
          <w:tab w:val="left" w:pos="2450"/>
        </w:tabs>
      </w:pPr>
      <w:r>
        <w:t>4.</w:t>
      </w:r>
      <w:r w:rsidR="00232983">
        <w:rPr>
          <w:rFonts w:hint="eastAsia"/>
        </w:rPr>
        <w:t>9</w:t>
      </w:r>
    </w:p>
    <w:p w:rsidR="004032C4" w:rsidRDefault="004032C4" w:rsidP="004D258F">
      <w:pPr>
        <w:tabs>
          <w:tab w:val="left" w:pos="2450"/>
        </w:tabs>
      </w:pPr>
      <w:r>
        <w:rPr>
          <w:noProof/>
        </w:rPr>
        <w:lastRenderedPageBreak/>
        <w:drawing>
          <wp:inline distT="0" distB="0" distL="0" distR="0" wp14:anchorId="3D7F2CF4" wp14:editId="2509E905">
            <wp:extent cx="3308350" cy="3194433"/>
            <wp:effectExtent l="0" t="0" r="635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14920" cy="3200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32C4" w:rsidRDefault="00960F69" w:rsidP="004D258F">
      <w:pPr>
        <w:tabs>
          <w:tab w:val="left" w:pos="2450"/>
        </w:tabs>
      </w:pPr>
      <w:r>
        <w:t>4.</w:t>
      </w:r>
      <w:r w:rsidR="00232983">
        <w:rPr>
          <w:rFonts w:hint="eastAsia"/>
        </w:rPr>
        <w:t>10</w:t>
      </w:r>
    </w:p>
    <w:p w:rsidR="004032C4" w:rsidRDefault="004032C4" w:rsidP="004D258F">
      <w:pPr>
        <w:tabs>
          <w:tab w:val="left" w:pos="2450"/>
        </w:tabs>
      </w:pPr>
      <w:r>
        <w:rPr>
          <w:noProof/>
        </w:rPr>
        <w:drawing>
          <wp:inline distT="0" distB="0" distL="0" distR="0" wp14:anchorId="627956CC" wp14:editId="1CE2BCF2">
            <wp:extent cx="3707833" cy="3587750"/>
            <wp:effectExtent l="0" t="0" r="698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09086" cy="3588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DEA" w:rsidRDefault="00361DEA" w:rsidP="004D258F">
      <w:pPr>
        <w:tabs>
          <w:tab w:val="left" w:pos="2450"/>
        </w:tabs>
      </w:pPr>
    </w:p>
    <w:p w:rsidR="005B3325" w:rsidRDefault="00960F69" w:rsidP="004D258F">
      <w:pPr>
        <w:tabs>
          <w:tab w:val="left" w:pos="2450"/>
        </w:tabs>
      </w:pPr>
      <w:r>
        <w:t>4.</w:t>
      </w:r>
      <w:r w:rsidR="00232983">
        <w:t>11</w:t>
      </w:r>
    </w:p>
    <w:p w:rsidR="00361DEA" w:rsidRDefault="00361DEA" w:rsidP="004D258F">
      <w:pPr>
        <w:tabs>
          <w:tab w:val="left" w:pos="2450"/>
        </w:tabs>
      </w:pPr>
      <w:r>
        <w:rPr>
          <w:noProof/>
        </w:rPr>
        <w:lastRenderedPageBreak/>
        <w:drawing>
          <wp:inline distT="0" distB="0" distL="0" distR="0" wp14:anchorId="28B8FB13" wp14:editId="649AFCC5">
            <wp:extent cx="4038945" cy="3898900"/>
            <wp:effectExtent l="0" t="0" r="0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40657" cy="3900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3325" w:rsidRDefault="00960F69" w:rsidP="004D258F">
      <w:pPr>
        <w:tabs>
          <w:tab w:val="left" w:pos="2450"/>
        </w:tabs>
      </w:pPr>
      <w:r>
        <w:t>4.</w:t>
      </w:r>
      <w:r w:rsidR="00232983">
        <w:rPr>
          <w:rFonts w:hint="eastAsia"/>
        </w:rPr>
        <w:t>12</w:t>
      </w:r>
    </w:p>
    <w:p w:rsidR="001A48D9" w:rsidRDefault="001A48D9" w:rsidP="004D258F">
      <w:pPr>
        <w:tabs>
          <w:tab w:val="left" w:pos="2450"/>
        </w:tabs>
      </w:pPr>
    </w:p>
    <w:p w:rsidR="001A48D9" w:rsidRDefault="001A48D9" w:rsidP="004D258F">
      <w:pPr>
        <w:tabs>
          <w:tab w:val="left" w:pos="2450"/>
        </w:tabs>
      </w:pPr>
      <w:r>
        <w:rPr>
          <w:noProof/>
        </w:rPr>
        <w:drawing>
          <wp:inline distT="0" distB="0" distL="0" distR="0" wp14:anchorId="7FFFD102" wp14:editId="3920D5EC">
            <wp:extent cx="5274310" cy="4146550"/>
            <wp:effectExtent l="0" t="0" r="2540" b="6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4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4586" w:rsidRDefault="00960F69" w:rsidP="004D258F">
      <w:pPr>
        <w:tabs>
          <w:tab w:val="left" w:pos="2450"/>
        </w:tabs>
      </w:pPr>
      <w:r>
        <w:t>4.</w:t>
      </w:r>
      <w:r w:rsidR="00232983">
        <w:rPr>
          <w:rFonts w:hint="eastAsia"/>
        </w:rPr>
        <w:t>13</w:t>
      </w:r>
    </w:p>
    <w:p w:rsidR="00B848BF" w:rsidRDefault="00232983" w:rsidP="004D258F">
      <w:pPr>
        <w:tabs>
          <w:tab w:val="left" w:pos="2450"/>
        </w:tabs>
      </w:pPr>
      <w:r>
        <w:rPr>
          <w:noProof/>
        </w:rPr>
        <w:lastRenderedPageBreak/>
        <w:drawing>
          <wp:inline distT="0" distB="0" distL="0" distR="0" wp14:anchorId="7E12575B" wp14:editId="50F77A70">
            <wp:extent cx="5274310" cy="410083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0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48BF" w:rsidRDefault="00B848BF" w:rsidP="004D258F">
      <w:pPr>
        <w:tabs>
          <w:tab w:val="left" w:pos="2450"/>
        </w:tabs>
      </w:pPr>
    </w:p>
    <w:p w:rsidR="00D97D81" w:rsidRPr="00011540" w:rsidRDefault="00960F69" w:rsidP="004D258F">
      <w:pPr>
        <w:tabs>
          <w:tab w:val="left" w:pos="2450"/>
        </w:tabs>
      </w:pPr>
      <w:r>
        <w:rPr>
          <w:rFonts w:ascii="Helvetica" w:hAnsi="Helvetica" w:cs="Helvetica"/>
          <w:color w:val="333333"/>
          <w:shd w:val="clear" w:color="auto" w:fill="FFFFFF"/>
        </w:rPr>
        <w:t>4.1</w:t>
      </w:r>
      <w:r w:rsidR="00B848BF">
        <w:rPr>
          <w:rFonts w:ascii="Helvetica" w:hAnsi="Helvetica" w:cs="Helvetica"/>
          <w:color w:val="333333"/>
          <w:shd w:val="clear" w:color="auto" w:fill="FFFFFF"/>
        </w:rPr>
        <w:t>4</w:t>
      </w:r>
      <w:r w:rsidR="00D97D81">
        <w:rPr>
          <w:rFonts w:ascii="Helvetica" w:hAnsi="Helvetica" w:cs="Helvetica"/>
          <w:color w:val="333333"/>
          <w:shd w:val="clear" w:color="auto" w:fill="FFFFFF"/>
        </w:rPr>
        <w:t>、</w:t>
      </w:r>
      <w:r w:rsidR="00D97D81">
        <w:rPr>
          <w:rFonts w:ascii="Helvetica" w:hAnsi="Helvetica" w:cs="Helvetica"/>
          <w:color w:val="333333"/>
          <w:shd w:val="clear" w:color="auto" w:fill="FFFFFF"/>
        </w:rPr>
        <w:t xml:space="preserve">itop </w:t>
      </w:r>
      <w:r w:rsidR="00D97D81">
        <w:rPr>
          <w:rFonts w:ascii="Helvetica" w:hAnsi="Helvetica" w:cs="Helvetica"/>
          <w:color w:val="333333"/>
          <w:shd w:val="clear" w:color="auto" w:fill="FFFFFF"/>
        </w:rPr>
        <w:t>配置文件优化</w:t>
      </w:r>
      <w:r w:rsidR="00D97D81">
        <w:rPr>
          <w:rFonts w:ascii="Helvetica" w:hAnsi="Helvetica" w:cs="Helvetica"/>
          <w:color w:val="333333"/>
          <w:shd w:val="clear" w:color="auto" w:fill="FFFFFF"/>
        </w:rPr>
        <w:t xml:space="preserve"> conf/production/config-itop.php</w:t>
      </w:r>
    </w:p>
    <w:p w:rsidR="007418D1" w:rsidRPr="007418D1" w:rsidRDefault="007418D1" w:rsidP="007418D1">
      <w:pPr>
        <w:widowControl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         </w:t>
      </w:r>
      <w:r w:rsidRPr="007418D1">
        <w:rPr>
          <w:rFonts w:ascii="宋体" w:eastAsia="宋体" w:hAnsi="宋体" w:cs="宋体"/>
          <w:color w:val="333333"/>
          <w:kern w:val="0"/>
          <w:sz w:val="24"/>
          <w:szCs w:val="24"/>
        </w:rPr>
        <w:t>'csv_file_default_charset' =&gt; 'UTF-8',</w:t>
      </w:r>
    </w:p>
    <w:p w:rsidR="007418D1" w:rsidRPr="007418D1" w:rsidRDefault="007418D1" w:rsidP="007418D1">
      <w:pPr>
        <w:widowControl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7418D1">
        <w:rPr>
          <w:rFonts w:ascii="宋体" w:eastAsia="宋体" w:hAnsi="宋体" w:cs="宋体"/>
          <w:color w:val="333333"/>
          <w:kern w:val="0"/>
          <w:sz w:val="24"/>
          <w:szCs w:val="24"/>
        </w:rPr>
        <w:t>     'default_language' =&gt; 'ZH CN',</w:t>
      </w:r>
    </w:p>
    <w:p w:rsidR="007418D1" w:rsidRPr="007418D1" w:rsidRDefault="007418D1" w:rsidP="007418D1">
      <w:pPr>
        <w:widowControl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7418D1">
        <w:rPr>
          <w:rFonts w:ascii="宋体" w:eastAsia="宋体" w:hAnsi="宋体" w:cs="宋体"/>
          <w:color w:val="333333"/>
          <w:kern w:val="0"/>
          <w:sz w:val="24"/>
          <w:szCs w:val="24"/>
        </w:rPr>
        <w:t>     </w:t>
      </w:r>
      <w:bookmarkStart w:id="11" w:name="OLE_LINK11"/>
      <w:bookmarkStart w:id="12" w:name="OLE_LINK12"/>
      <w:r w:rsidRPr="007418D1">
        <w:rPr>
          <w:rFonts w:ascii="宋体" w:eastAsia="宋体" w:hAnsi="宋体" w:cs="宋体"/>
          <w:color w:val="333333"/>
          <w:kern w:val="0"/>
          <w:sz w:val="24"/>
          <w:szCs w:val="24"/>
        </w:rPr>
        <w:t>'timezone' =&gt; 'Asia/Shanghai',</w:t>
      </w:r>
      <w:bookmarkEnd w:id="11"/>
      <w:bookmarkEnd w:id="12"/>
    </w:p>
    <w:p w:rsidR="00EA77E2" w:rsidRDefault="00EA77E2"/>
    <w:p w:rsidR="002F5CCB" w:rsidRDefault="002F5CCB"/>
    <w:p w:rsidR="00C465F3" w:rsidRPr="008A7AC5" w:rsidRDefault="008A7AC5" w:rsidP="008A7AC5">
      <w:pPr>
        <w:widowControl/>
        <w:spacing w:before="360" w:after="240"/>
        <w:jc w:val="left"/>
        <w:outlineLvl w:val="2"/>
        <w:rPr>
          <w:rFonts w:ascii="Segoe UI" w:eastAsia="宋体" w:hAnsi="Segoe UI" w:cs="Segoe UI"/>
          <w:b/>
          <w:bCs/>
          <w:color w:val="24292E"/>
          <w:kern w:val="0"/>
          <w:sz w:val="30"/>
          <w:szCs w:val="30"/>
        </w:rPr>
      </w:pPr>
      <w:r>
        <w:rPr>
          <w:rFonts w:ascii="Segoe UI" w:eastAsia="宋体" w:hAnsi="Segoe UI" w:cs="Segoe UI" w:hint="eastAsia"/>
          <w:b/>
          <w:bCs/>
          <w:color w:val="24292E"/>
          <w:kern w:val="0"/>
          <w:sz w:val="30"/>
          <w:szCs w:val="30"/>
        </w:rPr>
        <w:t>五</w:t>
      </w:r>
      <w:r>
        <w:rPr>
          <w:rFonts w:ascii="Segoe UI" w:eastAsia="宋体" w:hAnsi="Segoe UI" w:cs="Segoe UI" w:hint="eastAsia"/>
          <w:b/>
          <w:bCs/>
          <w:color w:val="24292E"/>
          <w:kern w:val="0"/>
          <w:sz w:val="30"/>
          <w:szCs w:val="30"/>
        </w:rPr>
        <w:t xml:space="preserve"> </w:t>
      </w:r>
      <w:r>
        <w:rPr>
          <w:rFonts w:ascii="Segoe UI" w:eastAsia="宋体" w:hAnsi="Segoe UI" w:cs="Segoe UI" w:hint="eastAsia"/>
          <w:b/>
          <w:bCs/>
          <w:color w:val="24292E"/>
          <w:kern w:val="0"/>
          <w:sz w:val="30"/>
          <w:szCs w:val="30"/>
        </w:rPr>
        <w:t>、</w:t>
      </w:r>
      <w:r w:rsidR="00C465F3" w:rsidRPr="008A7AC5">
        <w:rPr>
          <w:rFonts w:ascii="Segoe UI" w:eastAsia="宋体" w:hAnsi="Segoe UI" w:cs="Segoe UI" w:hint="eastAsia"/>
          <w:b/>
          <w:bCs/>
          <w:color w:val="24292E"/>
          <w:kern w:val="0"/>
          <w:sz w:val="30"/>
          <w:szCs w:val="30"/>
        </w:rPr>
        <w:t>安装扩展模块，根据邮件自动生成工单</w:t>
      </w:r>
    </w:p>
    <w:p w:rsidR="003D7B2E" w:rsidRDefault="003D7B2E" w:rsidP="003D7B2E">
      <w:pPr>
        <w:pStyle w:val="a7"/>
        <w:numPr>
          <w:ilvl w:val="0"/>
          <w:numId w:val="13"/>
        </w:numPr>
        <w:ind w:left="780" w:firstLineChars="0"/>
      </w:pPr>
      <w:r>
        <w:t>下载模块</w:t>
      </w:r>
    </w:p>
    <w:p w:rsidR="00C465F3" w:rsidRDefault="00387477">
      <w:hyperlink r:id="rId23" w:history="1">
        <w:r w:rsidR="003D7B2E" w:rsidRPr="00024FD9">
          <w:rPr>
            <w:rStyle w:val="a6"/>
          </w:rPr>
          <w:t>https://www.itophub.io/wiki/page?id=extensions:ticket-from-email</w:t>
        </w:r>
      </w:hyperlink>
    </w:p>
    <w:p w:rsidR="003D7B2E" w:rsidRDefault="009F437D">
      <w:r>
        <w:t xml:space="preserve"># </w:t>
      </w:r>
      <w:r w:rsidR="003D7B2E">
        <w:t>unzip /opt/</w:t>
      </w:r>
      <w:r w:rsidR="003D7B2E" w:rsidRPr="003D7B2E">
        <w:t xml:space="preserve"> Mail to ticket automation 3.0.11.zip</w:t>
      </w:r>
      <w:r w:rsidR="003D7B2E">
        <w:t xml:space="preserve"> –d </w:t>
      </w:r>
      <w:r w:rsidR="003D7B2E" w:rsidRPr="003D7B2E">
        <w:t>/var/www/html/itop/extensions/</w:t>
      </w:r>
    </w:p>
    <w:p w:rsidR="009F437D" w:rsidRDefault="009F437D">
      <w:r>
        <w:t xml:space="preserve"># </w:t>
      </w:r>
      <w:r w:rsidRPr="009F437D">
        <w:t>chmod 755 /var/www/html/itop/conf/production/config-itop.php</w:t>
      </w:r>
    </w:p>
    <w:p w:rsidR="00286127" w:rsidRDefault="00286127" w:rsidP="00286127">
      <w:pPr>
        <w:pStyle w:val="a7"/>
        <w:numPr>
          <w:ilvl w:val="0"/>
          <w:numId w:val="13"/>
        </w:numPr>
        <w:ind w:firstLineChars="0"/>
      </w:pPr>
      <w:r>
        <w:t>打开浏览器重新加载模块</w:t>
      </w:r>
    </w:p>
    <w:p w:rsidR="00A517FE" w:rsidRDefault="00387477" w:rsidP="00A517FE">
      <w:pPr>
        <w:ind w:left="420"/>
      </w:pPr>
      <w:hyperlink r:id="rId24" w:history="1">
        <w:r w:rsidR="00A517FE" w:rsidRPr="00024FD9">
          <w:rPr>
            <w:rStyle w:val="a6"/>
          </w:rPr>
          <w:t>http://ip/itop/setup</w:t>
        </w:r>
      </w:hyperlink>
    </w:p>
    <w:p w:rsidR="00CE2A0F" w:rsidRDefault="00CE2A0F" w:rsidP="00A517FE">
      <w:pPr>
        <w:ind w:left="420"/>
      </w:pPr>
      <w:r>
        <w:rPr>
          <w:noProof/>
        </w:rPr>
        <w:lastRenderedPageBreak/>
        <w:drawing>
          <wp:inline distT="0" distB="0" distL="0" distR="0" wp14:anchorId="254684EC" wp14:editId="5ABE8B89">
            <wp:extent cx="3362265" cy="2736850"/>
            <wp:effectExtent l="0" t="0" r="0" b="635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64732" cy="2738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2A0F" w:rsidRDefault="00CE2A0F" w:rsidP="00A517FE">
      <w:pPr>
        <w:ind w:left="420"/>
      </w:pPr>
      <w:r>
        <w:t>一路下一步</w:t>
      </w:r>
      <w:r>
        <w:rPr>
          <w:rFonts w:hint="eastAsia"/>
        </w:rPr>
        <w:t>，</w:t>
      </w:r>
      <w:r>
        <w:t>最后</w:t>
      </w:r>
    </w:p>
    <w:p w:rsidR="00CE2A0F" w:rsidRDefault="00CE2A0F" w:rsidP="00A517FE">
      <w:pPr>
        <w:ind w:left="420"/>
      </w:pPr>
      <w:r>
        <w:rPr>
          <w:noProof/>
        </w:rPr>
        <w:drawing>
          <wp:inline distT="0" distB="0" distL="0" distR="0" wp14:anchorId="4065F432" wp14:editId="66EA6ED3">
            <wp:extent cx="5274310" cy="229235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7FE" w:rsidRDefault="00A517FE" w:rsidP="00286127">
      <w:pPr>
        <w:pStyle w:val="a7"/>
        <w:numPr>
          <w:ilvl w:val="0"/>
          <w:numId w:val="13"/>
        </w:numPr>
        <w:ind w:firstLineChars="0"/>
      </w:pPr>
      <w:r>
        <w:rPr>
          <w:rFonts w:hint="eastAsia"/>
        </w:rPr>
        <w:t>配置定时计划任务</w:t>
      </w:r>
    </w:p>
    <w:p w:rsidR="00A517FE" w:rsidRDefault="00A517FE" w:rsidP="00A517FE">
      <w:pPr>
        <w:pStyle w:val="a7"/>
        <w:ind w:left="780" w:firstLineChars="0" w:firstLine="0"/>
      </w:pPr>
      <w:r>
        <w:rPr>
          <w:rFonts w:hint="eastAsia"/>
        </w:rPr>
        <w:t>#</w:t>
      </w:r>
      <w:r>
        <w:t>mkdir /etc/itop</w:t>
      </w:r>
    </w:p>
    <w:p w:rsidR="00A517FE" w:rsidRDefault="00A517FE" w:rsidP="00A517FE">
      <w:pPr>
        <w:pStyle w:val="a7"/>
        <w:ind w:left="780" w:firstLineChars="0" w:firstLine="0"/>
      </w:pPr>
      <w:r>
        <w:t>[root@localhost ~]# vi /etc/itop/params</w:t>
      </w:r>
    </w:p>
    <w:p w:rsidR="00A517FE" w:rsidRDefault="00A517FE" w:rsidP="00A517FE">
      <w:pPr>
        <w:pStyle w:val="a7"/>
        <w:ind w:left="780" w:firstLineChars="0" w:firstLine="0"/>
      </w:pPr>
      <w:r>
        <w:t># This is a parameter file</w:t>
      </w:r>
    </w:p>
    <w:p w:rsidR="00A517FE" w:rsidRDefault="00A517FE" w:rsidP="00A517FE">
      <w:pPr>
        <w:pStyle w:val="a7"/>
        <w:ind w:left="780" w:firstLineChars="0" w:firstLine="0"/>
      </w:pPr>
      <w:r>
        <w:t>#</w:t>
      </w:r>
    </w:p>
    <w:p w:rsidR="00A517FE" w:rsidRDefault="00A517FE" w:rsidP="00A517FE">
      <w:pPr>
        <w:pStyle w:val="a7"/>
        <w:ind w:left="780" w:firstLineChars="0" w:firstLine="0"/>
      </w:pPr>
      <w:r>
        <w:t># If a parameter is given both in the file and in the arguments,</w:t>
      </w:r>
    </w:p>
    <w:p w:rsidR="00A517FE" w:rsidRDefault="00A517FE" w:rsidP="00A517FE">
      <w:pPr>
        <w:pStyle w:val="a7"/>
        <w:ind w:left="780" w:firstLineChars="0" w:firstLine="0"/>
      </w:pPr>
      <w:r>
        <w:t># then the value given as argument is retained</w:t>
      </w:r>
    </w:p>
    <w:p w:rsidR="00A517FE" w:rsidRDefault="00A517FE" w:rsidP="00A517FE">
      <w:pPr>
        <w:pStyle w:val="a7"/>
        <w:ind w:left="780" w:firstLineChars="0" w:firstLine="0"/>
      </w:pPr>
      <w:r>
        <w:t>#</w:t>
      </w:r>
    </w:p>
    <w:p w:rsidR="00A517FE" w:rsidRDefault="00A517FE" w:rsidP="00A517FE">
      <w:pPr>
        <w:pStyle w:val="a7"/>
        <w:ind w:left="780" w:firstLineChars="0" w:firstLine="0"/>
      </w:pPr>
      <w:r>
        <w:t># Authentication</w:t>
      </w:r>
    </w:p>
    <w:p w:rsidR="00A517FE" w:rsidRDefault="00A517FE" w:rsidP="00A517FE">
      <w:pPr>
        <w:pStyle w:val="a7"/>
        <w:ind w:left="780" w:firstLineChars="0" w:firstLine="0"/>
      </w:pPr>
      <w:r>
        <w:t>auth_user = admin   ##</w:t>
      </w:r>
      <w:r>
        <w:t>具有管理员权限的账号</w:t>
      </w:r>
    </w:p>
    <w:p w:rsidR="00A517FE" w:rsidRDefault="00A517FE" w:rsidP="00A517FE">
      <w:pPr>
        <w:pStyle w:val="a7"/>
        <w:ind w:left="780" w:firstLineChars="0" w:firstLine="0"/>
      </w:pPr>
      <w:r>
        <w:t xml:space="preserve">auth_pwd = 3edcVFR$  </w:t>
      </w:r>
      <w:r>
        <w:rPr>
          <w:rFonts w:hint="eastAsia"/>
        </w:rPr>
        <w:t>#</w:t>
      </w:r>
      <w:r>
        <w:t>密码</w:t>
      </w:r>
    </w:p>
    <w:p w:rsidR="00A517FE" w:rsidRDefault="00A517FE" w:rsidP="00A517FE">
      <w:pPr>
        <w:pStyle w:val="a7"/>
        <w:ind w:left="780" w:firstLineChars="0" w:firstLine="0"/>
      </w:pPr>
      <w:r>
        <w:t># My web service</w:t>
      </w:r>
    </w:p>
    <w:p w:rsidR="00A517FE" w:rsidRDefault="00A517FE" w:rsidP="00A517FE">
      <w:pPr>
        <w:pStyle w:val="a7"/>
        <w:ind w:left="780" w:firstLineChars="0" w:firstLine="0"/>
      </w:pPr>
      <w:r>
        <w:t>size_min = 20 # Megabytes</w:t>
      </w:r>
    </w:p>
    <w:p w:rsidR="00A517FE" w:rsidRDefault="00A517FE" w:rsidP="00A517FE">
      <w:pPr>
        <w:pStyle w:val="a7"/>
        <w:ind w:left="780" w:firstLineChars="0" w:firstLine="0"/>
      </w:pPr>
      <w:r>
        <w:t>time_limit = 40 # Minutes</w:t>
      </w:r>
    </w:p>
    <w:p w:rsidR="00A517FE" w:rsidRDefault="00A517FE" w:rsidP="00A517FE">
      <w:pPr>
        <w:pStyle w:val="a7"/>
        <w:numPr>
          <w:ilvl w:val="0"/>
          <w:numId w:val="13"/>
        </w:numPr>
        <w:ind w:firstLineChars="0"/>
      </w:pPr>
      <w:r>
        <w:rPr>
          <w:rFonts w:hint="eastAsia"/>
        </w:rPr>
        <w:t>填写计划任务</w:t>
      </w:r>
    </w:p>
    <w:p w:rsidR="00A517FE" w:rsidRDefault="00A517FE" w:rsidP="00A517FE">
      <w:pPr>
        <w:pStyle w:val="a7"/>
        <w:ind w:left="785" w:firstLineChars="0" w:firstLine="0"/>
      </w:pPr>
      <w:r w:rsidRPr="00A517FE">
        <w:t>vi /etc/crontab</w:t>
      </w:r>
    </w:p>
    <w:p w:rsidR="00A517FE" w:rsidRDefault="00A517FE" w:rsidP="00A517FE">
      <w:pPr>
        <w:pStyle w:val="a7"/>
        <w:ind w:left="785" w:firstLineChars="0" w:firstLine="0"/>
      </w:pPr>
      <w:r w:rsidRPr="00A517FE">
        <w:t>*/5 * * * * root /u</w:t>
      </w:r>
      <w:r>
        <w:t>sr/bin/php /var/www/html/itop</w:t>
      </w:r>
      <w:r w:rsidRPr="00A517FE">
        <w:t xml:space="preserve">/webservices/cron.php </w:t>
      </w:r>
      <w:r>
        <w:t>--</w:t>
      </w:r>
      <w:r>
        <w:lastRenderedPageBreak/>
        <w:t>param_file=/etc/itop/params &gt;&gt;/var/www/html/itop</w:t>
      </w:r>
      <w:r w:rsidRPr="00A517FE">
        <w:t>/log/itop-cron.log 2&gt;&amp;1</w:t>
      </w:r>
    </w:p>
    <w:p w:rsidR="00394F65" w:rsidRDefault="00394F65" w:rsidP="00A517FE">
      <w:pPr>
        <w:pStyle w:val="a7"/>
        <w:ind w:left="785" w:firstLineChars="0" w:firstLine="0"/>
      </w:pPr>
    </w:p>
    <w:p w:rsidR="00394F65" w:rsidRDefault="00394F65" w:rsidP="00394F65">
      <w:pPr>
        <w:pStyle w:val="a7"/>
        <w:numPr>
          <w:ilvl w:val="0"/>
          <w:numId w:val="13"/>
        </w:numPr>
        <w:ind w:firstLineChars="0"/>
      </w:pPr>
      <w:r>
        <w:t>配置邮箱</w:t>
      </w:r>
    </w:p>
    <w:p w:rsidR="00394F65" w:rsidRDefault="00CE2A0F" w:rsidP="00A517FE">
      <w:pPr>
        <w:pStyle w:val="a7"/>
        <w:ind w:left="785" w:firstLineChars="0" w:firstLine="0"/>
      </w:pPr>
      <w:r>
        <w:rPr>
          <w:noProof/>
        </w:rPr>
        <w:drawing>
          <wp:inline distT="0" distB="0" distL="0" distR="0" wp14:anchorId="29FE527C" wp14:editId="0894CB94">
            <wp:extent cx="5274310" cy="284734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2A0F" w:rsidRDefault="00CE2A0F" w:rsidP="00A517FE">
      <w:pPr>
        <w:pStyle w:val="a7"/>
        <w:ind w:left="785" w:firstLineChars="0" w:firstLine="0"/>
      </w:pPr>
    </w:p>
    <w:p w:rsidR="004E2004" w:rsidRDefault="00693AC2" w:rsidP="00A517FE">
      <w:pPr>
        <w:pStyle w:val="a7"/>
        <w:ind w:left="785" w:firstLineChars="0" w:firstLine="0"/>
      </w:pPr>
      <w:r>
        <w:rPr>
          <w:noProof/>
        </w:rPr>
        <w:drawing>
          <wp:inline distT="0" distB="0" distL="0" distR="0" wp14:anchorId="2442831F" wp14:editId="4EDDE366">
            <wp:extent cx="5274310" cy="2374265"/>
            <wp:effectExtent l="0" t="0" r="2540" b="698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2004" w:rsidRDefault="004E2004" w:rsidP="00A517FE">
      <w:pPr>
        <w:pStyle w:val="a7"/>
        <w:ind w:left="785" w:firstLineChars="0" w:firstLine="0"/>
      </w:pPr>
      <w:r>
        <w:rPr>
          <w:noProof/>
        </w:rPr>
        <w:lastRenderedPageBreak/>
        <w:drawing>
          <wp:inline distT="0" distB="0" distL="0" distR="0" wp14:anchorId="7B59ABD6" wp14:editId="6CB79517">
            <wp:extent cx="5274310" cy="295846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305E" w:rsidRDefault="0075305E" w:rsidP="00A517FE">
      <w:pPr>
        <w:pStyle w:val="a7"/>
        <w:ind w:left="785" w:firstLineChars="0" w:firstLine="0"/>
      </w:pPr>
    </w:p>
    <w:p w:rsidR="0075305E" w:rsidRDefault="0075305E" w:rsidP="0075305E">
      <w:pPr>
        <w:pStyle w:val="a7"/>
        <w:numPr>
          <w:ilvl w:val="0"/>
          <w:numId w:val="13"/>
        </w:numPr>
        <w:ind w:firstLineChars="0"/>
      </w:pPr>
      <w:r>
        <w:t>配置邮件通知</w:t>
      </w:r>
    </w:p>
    <w:p w:rsidR="0075305E" w:rsidRDefault="0075305E" w:rsidP="0075305E">
      <w:pPr>
        <w:pStyle w:val="a7"/>
        <w:ind w:left="785" w:firstLineChars="0" w:firstLine="0"/>
      </w:pPr>
      <w:r>
        <w:rPr>
          <w:rFonts w:hint="eastAsia"/>
        </w:rPr>
        <w:t xml:space="preserve">6.1 </w:t>
      </w:r>
      <w:r>
        <w:t>配置</w:t>
      </w:r>
      <w:r>
        <w:t xml:space="preserve">smtp </w:t>
      </w:r>
      <w:r>
        <w:t>发件服务器</w:t>
      </w:r>
    </w:p>
    <w:p w:rsidR="0075305E" w:rsidRDefault="0075305E" w:rsidP="0075305E">
      <w:pPr>
        <w:pStyle w:val="a7"/>
        <w:ind w:left="785" w:firstLineChars="0" w:firstLine="0"/>
      </w:pPr>
      <w:r>
        <w:rPr>
          <w:noProof/>
        </w:rPr>
        <w:drawing>
          <wp:inline distT="0" distB="0" distL="0" distR="0" wp14:anchorId="1269D401" wp14:editId="206CD387">
            <wp:extent cx="5274310" cy="367982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7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305E" w:rsidRDefault="00387477" w:rsidP="0075305E">
      <w:pPr>
        <w:pStyle w:val="a7"/>
        <w:ind w:left="785" w:firstLineChars="0" w:firstLine="0"/>
      </w:pPr>
      <w:hyperlink r:id="rId31" w:history="1">
        <w:r w:rsidR="0075305E" w:rsidRPr="00024FD9">
          <w:rPr>
            <w:rStyle w:val="a6"/>
          </w:rPr>
          <w:t>http://ip/itop/setup/email.test.php</w:t>
        </w:r>
      </w:hyperlink>
      <w:r w:rsidR="0075305E">
        <w:t xml:space="preserve">  </w:t>
      </w:r>
      <w:r w:rsidR="0075305E">
        <w:t>进行测试</w:t>
      </w:r>
    </w:p>
    <w:p w:rsidR="0075305E" w:rsidRDefault="0075305E" w:rsidP="0075305E">
      <w:pPr>
        <w:pStyle w:val="a7"/>
        <w:ind w:left="785" w:firstLineChars="0" w:firstLine="0"/>
      </w:pPr>
      <w:r>
        <w:rPr>
          <w:rFonts w:hint="eastAsia"/>
        </w:rPr>
        <w:t xml:space="preserve">6.2 </w:t>
      </w:r>
      <w:r>
        <w:rPr>
          <w:rFonts w:hint="eastAsia"/>
        </w:rPr>
        <w:t>配置邮件通知触发器</w:t>
      </w:r>
    </w:p>
    <w:p w:rsidR="005D6B93" w:rsidRDefault="005D6B93" w:rsidP="0075305E">
      <w:pPr>
        <w:pStyle w:val="a7"/>
        <w:ind w:left="785" w:firstLineChars="0" w:firstLine="0"/>
      </w:pPr>
      <w:r>
        <w:rPr>
          <w:noProof/>
        </w:rPr>
        <w:lastRenderedPageBreak/>
        <w:drawing>
          <wp:inline distT="0" distB="0" distL="0" distR="0" wp14:anchorId="2786AE4A" wp14:editId="7EF8F832">
            <wp:extent cx="4705350" cy="1885312"/>
            <wp:effectExtent l="0" t="0" r="0" b="127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06975" cy="1885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130" w:rsidRDefault="00FA1130" w:rsidP="0075305E">
      <w:pPr>
        <w:pStyle w:val="a7"/>
        <w:ind w:left="785" w:firstLineChars="0" w:firstLine="0"/>
      </w:pPr>
      <w:r>
        <w:rPr>
          <w:rFonts w:hint="eastAsia"/>
        </w:rPr>
        <w:t>1</w:t>
      </w:r>
      <w:r>
        <w:t xml:space="preserve"> </w:t>
      </w:r>
      <w:r>
        <w:t>添加一个操作</w:t>
      </w:r>
    </w:p>
    <w:p w:rsidR="00FA1130" w:rsidRDefault="00FA1130" w:rsidP="0075305E">
      <w:pPr>
        <w:pStyle w:val="a7"/>
        <w:ind w:left="785" w:firstLineChars="0" w:firstLine="0"/>
      </w:pPr>
      <w:r>
        <w:rPr>
          <w:noProof/>
        </w:rPr>
        <w:drawing>
          <wp:inline distT="0" distB="0" distL="0" distR="0" wp14:anchorId="62E2300B" wp14:editId="0E7E2D9A">
            <wp:extent cx="3651438" cy="1098606"/>
            <wp:effectExtent l="0" t="0" r="6350" b="635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51438" cy="1098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130" w:rsidRDefault="00FA1130" w:rsidP="0075305E">
      <w:pPr>
        <w:pStyle w:val="a7"/>
        <w:ind w:left="785" w:firstLineChars="0" w:firstLine="0"/>
      </w:pPr>
      <w:r>
        <w:rPr>
          <w:rFonts w:hint="eastAsia"/>
        </w:rPr>
        <w:t>2</w:t>
      </w:r>
      <w:r>
        <w:rPr>
          <w:rFonts w:hint="eastAsia"/>
        </w:rPr>
        <w:t>、回复邮件的配置和内容</w:t>
      </w:r>
    </w:p>
    <w:p w:rsidR="005D6B93" w:rsidRDefault="005D6B93" w:rsidP="00BF04C1">
      <w:pPr>
        <w:pStyle w:val="a7"/>
        <w:ind w:left="785" w:firstLineChars="100" w:firstLine="210"/>
      </w:pPr>
      <w:r>
        <w:rPr>
          <w:noProof/>
        </w:rPr>
        <w:lastRenderedPageBreak/>
        <w:drawing>
          <wp:inline distT="0" distB="0" distL="0" distR="0" wp14:anchorId="58087DCB" wp14:editId="3EFFA7EB">
            <wp:extent cx="2736991" cy="5467631"/>
            <wp:effectExtent l="0" t="0" r="635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736991" cy="5467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04C1">
        <w:rPr>
          <w:rFonts w:hint="eastAsia"/>
        </w:rPr>
        <w:t>C</w:t>
      </w:r>
      <w:r w:rsidR="00BF04C1">
        <w:t>NINK</w:t>
      </w:r>
    </w:p>
    <w:p w:rsidR="00767C4A" w:rsidRDefault="00767C4A" w:rsidP="0075305E">
      <w:pPr>
        <w:pStyle w:val="a7"/>
        <w:ind w:left="785" w:firstLineChars="0" w:firstLine="0"/>
      </w:pPr>
      <w:r w:rsidRPr="00767C4A">
        <w:t>SELECT Person WHERE id=:this-&gt;caller_id</w:t>
      </w:r>
    </w:p>
    <w:p w:rsidR="00A71364" w:rsidRDefault="00BF04C1" w:rsidP="00BF04C1">
      <w:pPr>
        <w:rPr>
          <w:rFonts w:hint="eastAsia"/>
        </w:rPr>
      </w:pPr>
      <w:r>
        <w:rPr>
          <w:rFonts w:hint="eastAsia"/>
        </w:rPr>
        <w:t>I</w:t>
      </w:r>
    </w:p>
    <w:p w:rsidR="00FA1130" w:rsidRDefault="00FA1130" w:rsidP="0075305E">
      <w:pPr>
        <w:pStyle w:val="a7"/>
        <w:ind w:left="785" w:firstLineChars="0" w:firstLine="0"/>
      </w:pPr>
      <w:r>
        <w:rPr>
          <w:rFonts w:hint="eastAsia"/>
        </w:rPr>
        <w:t>3</w:t>
      </w:r>
      <w:r>
        <w:rPr>
          <w:rFonts w:hint="eastAsia"/>
        </w:rPr>
        <w:t>、新建出发器并绑定操作</w:t>
      </w:r>
    </w:p>
    <w:p w:rsidR="00FA1130" w:rsidRDefault="00FA1130" w:rsidP="0075305E">
      <w:pPr>
        <w:pStyle w:val="a7"/>
        <w:ind w:left="785" w:firstLineChars="0" w:firstLine="0"/>
      </w:pPr>
      <w:r>
        <w:rPr>
          <w:noProof/>
        </w:rPr>
        <w:drawing>
          <wp:inline distT="0" distB="0" distL="0" distR="0" wp14:anchorId="1290876D" wp14:editId="482EAE01">
            <wp:extent cx="4870700" cy="2514729"/>
            <wp:effectExtent l="0" t="0" r="635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70700" cy="2514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130" w:rsidRDefault="00FA1130" w:rsidP="0075305E">
      <w:pPr>
        <w:pStyle w:val="a7"/>
        <w:ind w:left="785" w:firstLineChars="0" w:firstLine="0"/>
        <w:rPr>
          <w:noProof/>
        </w:rPr>
      </w:pPr>
    </w:p>
    <w:p w:rsidR="00FA1130" w:rsidRDefault="00F07635" w:rsidP="0075305E">
      <w:pPr>
        <w:pStyle w:val="a7"/>
        <w:ind w:left="785" w:firstLineChars="0" w:firstLine="0"/>
      </w:pPr>
      <w:r>
        <w:rPr>
          <w:noProof/>
        </w:rPr>
        <w:drawing>
          <wp:inline distT="0" distB="0" distL="0" distR="0" wp14:anchorId="52BD56DF" wp14:editId="411E23AC">
            <wp:extent cx="4026107" cy="4286470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026107" cy="428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130" w:rsidRDefault="004A40BE" w:rsidP="0075305E">
      <w:pPr>
        <w:pStyle w:val="a7"/>
        <w:ind w:left="785" w:firstLineChars="0" w:firstLine="0"/>
      </w:pPr>
      <w:r>
        <w:rPr>
          <w:rFonts w:hint="eastAsia"/>
        </w:rPr>
        <w:t>4</w:t>
      </w:r>
      <w:r w:rsidR="00FA1130">
        <w:t>绑定操作</w:t>
      </w:r>
    </w:p>
    <w:p w:rsidR="005D6B93" w:rsidRDefault="005D6B93" w:rsidP="0075305E">
      <w:pPr>
        <w:pStyle w:val="a7"/>
        <w:ind w:left="785" w:firstLineChars="0" w:firstLine="0"/>
      </w:pPr>
    </w:p>
    <w:p w:rsidR="005D6B93" w:rsidRDefault="00FA1130" w:rsidP="0075305E">
      <w:pPr>
        <w:pStyle w:val="a7"/>
        <w:ind w:left="785" w:firstLineChars="0" w:firstLine="0"/>
      </w:pPr>
      <w:r>
        <w:rPr>
          <w:noProof/>
        </w:rPr>
        <w:drawing>
          <wp:inline distT="0" distB="0" distL="0" distR="0" wp14:anchorId="554F1009" wp14:editId="55271504">
            <wp:extent cx="5274310" cy="1860550"/>
            <wp:effectExtent l="0" t="0" r="2540" b="635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40BE" w:rsidRPr="004A40BE" w:rsidRDefault="004A40BE" w:rsidP="0075305E">
      <w:pPr>
        <w:pStyle w:val="a7"/>
        <w:ind w:left="785" w:firstLineChars="0" w:firstLine="0"/>
      </w:pPr>
      <w:r>
        <w:rPr>
          <w:rFonts w:hint="eastAsia"/>
        </w:rPr>
        <w:t>5</w:t>
      </w:r>
      <w:r>
        <w:rPr>
          <w:rFonts w:hint="eastAsia"/>
        </w:rPr>
        <w:t>、发送邮件测试，在</w:t>
      </w:r>
      <w:r>
        <w:rPr>
          <w:rFonts w:hint="eastAsia"/>
        </w:rPr>
        <w:t xml:space="preserve"> </w:t>
      </w:r>
      <w:r>
        <w:rPr>
          <w:rFonts w:hint="eastAsia"/>
        </w:rPr>
        <w:t>服务台</w:t>
      </w:r>
      <w:r>
        <w:t>—</w:t>
      </w:r>
      <w:r>
        <w:rPr>
          <w:rFonts w:hint="eastAsia"/>
        </w:rPr>
        <w:t>&gt;</w:t>
      </w:r>
      <w:r>
        <w:rPr>
          <w:rFonts w:ascii="Verdana" w:hAnsi="Verdana"/>
          <w:b/>
          <w:bCs/>
          <w:color w:val="1C94C4"/>
        </w:rPr>
        <w:t xml:space="preserve">All open requests </w:t>
      </w:r>
      <w:r>
        <w:rPr>
          <w:rFonts w:ascii="Verdana" w:hAnsi="Verdana"/>
          <w:b/>
          <w:bCs/>
          <w:color w:val="1C94C4"/>
        </w:rPr>
        <w:t>查看</w:t>
      </w:r>
    </w:p>
    <w:p w:rsidR="002F5CCB" w:rsidRPr="002F5CCB" w:rsidRDefault="00C465F3" w:rsidP="002F5CCB">
      <w:pPr>
        <w:widowControl/>
        <w:spacing w:before="360" w:after="240"/>
        <w:jc w:val="left"/>
        <w:outlineLvl w:val="2"/>
        <w:rPr>
          <w:rFonts w:ascii="Segoe UI" w:eastAsia="宋体" w:hAnsi="Segoe UI" w:cs="Segoe UI"/>
          <w:b/>
          <w:bCs/>
          <w:color w:val="24292E"/>
          <w:kern w:val="0"/>
          <w:sz w:val="30"/>
          <w:szCs w:val="30"/>
        </w:rPr>
      </w:pPr>
      <w:r>
        <w:rPr>
          <w:rFonts w:ascii="Segoe UI" w:eastAsia="宋体" w:hAnsi="Segoe UI" w:cs="Segoe UI"/>
          <w:b/>
          <w:bCs/>
          <w:color w:val="24292E"/>
          <w:kern w:val="0"/>
          <w:sz w:val="30"/>
          <w:szCs w:val="30"/>
        </w:rPr>
        <w:t>六</w:t>
      </w:r>
      <w:r w:rsidR="002F5CCB" w:rsidRPr="002F5CCB">
        <w:rPr>
          <w:rFonts w:ascii="Segoe UI" w:eastAsia="宋体" w:hAnsi="Segoe UI" w:cs="Segoe UI"/>
          <w:b/>
          <w:bCs/>
          <w:color w:val="24292E"/>
          <w:kern w:val="0"/>
          <w:sz w:val="30"/>
          <w:szCs w:val="30"/>
        </w:rPr>
        <w:t>、</w:t>
      </w:r>
      <w:r w:rsidR="002F5CCB" w:rsidRPr="002F5CCB">
        <w:rPr>
          <w:rFonts w:ascii="Segoe UI" w:eastAsia="宋体" w:hAnsi="Segoe UI" w:cs="Segoe UI"/>
          <w:b/>
          <w:bCs/>
          <w:color w:val="24292E"/>
          <w:kern w:val="0"/>
          <w:sz w:val="30"/>
          <w:szCs w:val="30"/>
        </w:rPr>
        <w:t xml:space="preserve">profile </w:t>
      </w:r>
      <w:r w:rsidR="002F5CCB" w:rsidRPr="002F5CCB">
        <w:rPr>
          <w:rFonts w:ascii="Segoe UI" w:eastAsia="宋体" w:hAnsi="Segoe UI" w:cs="Segoe UI"/>
          <w:b/>
          <w:bCs/>
          <w:color w:val="24292E"/>
          <w:kern w:val="0"/>
          <w:sz w:val="30"/>
          <w:szCs w:val="30"/>
        </w:rPr>
        <w:t>角色用户描述翻译</w:t>
      </w:r>
    </w:p>
    <w:p w:rsidR="002F5CCB" w:rsidRPr="002F5CCB" w:rsidRDefault="00EF500F" w:rsidP="002F5CCB">
      <w:pPr>
        <w:widowControl/>
        <w:spacing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1</w:t>
      </w: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、</w:t>
      </w:r>
      <w:r w:rsidR="002F5CCB" w:rsidRPr="002F5CCB">
        <w:rPr>
          <w:rFonts w:ascii="Segoe UI" w:eastAsia="宋体" w:hAnsi="Segoe UI" w:cs="Segoe UI"/>
          <w:color w:val="24292E"/>
          <w:kern w:val="0"/>
          <w:sz w:val="24"/>
          <w:szCs w:val="24"/>
        </w:rPr>
        <w:t>直接修改表</w:t>
      </w:r>
      <w:r w:rsidR="002F5CCB" w:rsidRPr="002F5CCB">
        <w:rPr>
          <w:rFonts w:ascii="Segoe UI" w:eastAsia="宋体" w:hAnsi="Segoe UI" w:cs="Segoe UI"/>
          <w:color w:val="24292E"/>
          <w:kern w:val="0"/>
          <w:sz w:val="24"/>
          <w:szCs w:val="24"/>
        </w:rPr>
        <w:t xml:space="preserve"> priv_urp_profiles</w:t>
      </w:r>
    </w:p>
    <w:p w:rsidR="002F5CCB" w:rsidRDefault="00EF500F" w:rsidP="002F5CCB">
      <w:pPr>
        <w:widowControl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>
        <w:rPr>
          <w:rFonts w:ascii="Segoe UI" w:eastAsia="宋体" w:hAnsi="Segoe UI" w:cs="Segoe UI"/>
          <w:color w:val="24292E"/>
          <w:kern w:val="0"/>
          <w:sz w:val="24"/>
          <w:szCs w:val="24"/>
        </w:rPr>
        <w:t>1</w:t>
      </w: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 xml:space="preserve">.1 </w:t>
      </w:r>
      <w:r w:rsidR="002F5CCB" w:rsidRPr="002F5CCB">
        <w:rPr>
          <w:rFonts w:ascii="Segoe UI" w:eastAsia="宋体" w:hAnsi="Segoe UI" w:cs="Segoe UI"/>
          <w:color w:val="24292E"/>
          <w:kern w:val="0"/>
          <w:sz w:val="24"/>
          <w:szCs w:val="24"/>
        </w:rPr>
        <w:t>清空</w:t>
      </w:r>
      <w:r w:rsidR="002F5CCB" w:rsidRPr="002F5CCB">
        <w:rPr>
          <w:rFonts w:ascii="Consolas" w:eastAsia="宋体" w:hAnsi="Consolas" w:cs="宋体"/>
          <w:color w:val="24292E"/>
          <w:kern w:val="0"/>
          <w:sz w:val="20"/>
          <w:szCs w:val="20"/>
        </w:rPr>
        <w:t>priv_urp_profiles</w:t>
      </w:r>
      <w:r w:rsidR="002F5CCB" w:rsidRPr="002F5CCB">
        <w:rPr>
          <w:rFonts w:ascii="Segoe UI" w:eastAsia="宋体" w:hAnsi="Segoe UI" w:cs="Segoe UI"/>
          <w:color w:val="24292E"/>
          <w:kern w:val="0"/>
          <w:sz w:val="24"/>
          <w:szCs w:val="24"/>
        </w:rPr>
        <w:t>现有表数据</w:t>
      </w:r>
      <w:bookmarkStart w:id="13" w:name="_GoBack"/>
      <w:bookmarkEnd w:id="13"/>
    </w:p>
    <w:p w:rsidR="00EF500F" w:rsidRDefault="00EF500F" w:rsidP="002F5CCB">
      <w:pPr>
        <w:widowControl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lastRenderedPageBreak/>
        <w:t xml:space="preserve">#mysql </w:t>
      </w:r>
      <w:r>
        <w:rPr>
          <w:rFonts w:ascii="Segoe UI" w:eastAsia="宋体" w:hAnsi="Segoe UI" w:cs="Segoe UI"/>
          <w:color w:val="24292E"/>
          <w:kern w:val="0"/>
          <w:sz w:val="24"/>
          <w:szCs w:val="24"/>
        </w:rPr>
        <w:t>–</w:t>
      </w: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 xml:space="preserve">uroot </w:t>
      </w:r>
      <w:r>
        <w:rPr>
          <w:rFonts w:ascii="Segoe UI" w:eastAsia="宋体" w:hAnsi="Segoe UI" w:cs="Segoe UI"/>
          <w:color w:val="24292E"/>
          <w:kern w:val="0"/>
          <w:sz w:val="24"/>
          <w:szCs w:val="24"/>
        </w:rPr>
        <w:t>–p</w:t>
      </w:r>
    </w:p>
    <w:p w:rsidR="00EF500F" w:rsidRPr="002F5CCB" w:rsidRDefault="00EF500F" w:rsidP="002F5CCB">
      <w:pPr>
        <w:widowControl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>
        <w:rPr>
          <w:rFonts w:ascii="Segoe UI" w:eastAsia="宋体" w:hAnsi="Segoe UI" w:cs="Segoe UI"/>
          <w:color w:val="24292E"/>
          <w:kern w:val="0"/>
          <w:sz w:val="24"/>
          <w:szCs w:val="24"/>
        </w:rPr>
        <w:t>Mysql &gt; use itop;</w:t>
      </w:r>
    </w:p>
    <w:p w:rsidR="002F5CCB" w:rsidRPr="00EF500F" w:rsidRDefault="00041619" w:rsidP="00EF500F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</w:pPr>
      <w:r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>TRUNCATE `</w:t>
      </w:r>
      <w:r w:rsidR="002F5CCB" w:rsidRPr="002F5CCB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 xml:space="preserve">priv_urp_profiles`; </w:t>
      </w:r>
      <w:r w:rsidR="0041735D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 xml:space="preserve">  </w:t>
      </w:r>
      <w:r w:rsidR="0041735D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>执行前最好备份下表</w:t>
      </w:r>
    </w:p>
    <w:p w:rsidR="002F5CCB" w:rsidRPr="002F5CCB" w:rsidRDefault="002F5CCB" w:rsidP="002F5CCB">
      <w:pPr>
        <w:widowControl/>
        <w:spacing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2F5CCB">
        <w:rPr>
          <w:rFonts w:ascii="Segoe UI" w:eastAsia="宋体" w:hAnsi="Segoe UI" w:cs="Segoe UI"/>
          <w:color w:val="24292E"/>
          <w:kern w:val="0"/>
          <w:sz w:val="24"/>
          <w:szCs w:val="24"/>
        </w:rPr>
        <w:t>执行以下</w:t>
      </w:r>
      <w:r w:rsidRPr="002F5CCB">
        <w:rPr>
          <w:rFonts w:ascii="Segoe UI" w:eastAsia="宋体" w:hAnsi="Segoe UI" w:cs="Segoe UI"/>
          <w:color w:val="24292E"/>
          <w:kern w:val="0"/>
          <w:sz w:val="24"/>
          <w:szCs w:val="24"/>
        </w:rPr>
        <w:t>SQL</w:t>
      </w:r>
      <w:r w:rsidRPr="002F5CCB">
        <w:rPr>
          <w:rFonts w:ascii="Segoe UI" w:eastAsia="宋体" w:hAnsi="Segoe UI" w:cs="Segoe UI"/>
          <w:color w:val="24292E"/>
          <w:kern w:val="0"/>
          <w:sz w:val="24"/>
          <w:szCs w:val="24"/>
        </w:rPr>
        <w:t>生成汉化的数据：</w:t>
      </w:r>
    </w:p>
    <w:p w:rsidR="002F5CCB" w:rsidRPr="002F5CCB" w:rsidRDefault="00A06E5B" w:rsidP="002F5CCB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</w:pPr>
      <w:bookmarkStart w:id="14" w:name="OLE_LINK14"/>
      <w:bookmarkStart w:id="15" w:name="OLE_LINK15"/>
      <w:r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>INSERT INTO `</w:t>
      </w:r>
      <w:r w:rsidR="002F5CCB" w:rsidRPr="002F5CCB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>priv_urp_profiles` (`id`, `name`, `description`) VALUES</w:t>
      </w:r>
    </w:p>
    <w:p w:rsidR="002F5CCB" w:rsidRPr="002F5CCB" w:rsidRDefault="002F5CCB" w:rsidP="002F5CCB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</w:pPr>
      <w:r w:rsidRPr="002F5CCB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 xml:space="preserve"> (1, 'Administrator', '</w:t>
      </w:r>
      <w:r w:rsidRPr="002F5CCB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>可以不受限制操作任何对象</w:t>
      </w:r>
      <w:r w:rsidRPr="002F5CCB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>'),</w:t>
      </w:r>
    </w:p>
    <w:p w:rsidR="002F5CCB" w:rsidRPr="002F5CCB" w:rsidRDefault="002F5CCB" w:rsidP="002F5CCB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</w:pPr>
      <w:r w:rsidRPr="002F5CCB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 xml:space="preserve"> (2, 'Portal user', '</w:t>
      </w:r>
      <w:r w:rsidRPr="002F5CCB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>配置该角色的账号，不能访问除门户之外的其他功能，所有的访问将被重新定向到门户界面</w:t>
      </w:r>
      <w:r w:rsidRPr="002F5CCB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>'),</w:t>
      </w:r>
    </w:p>
    <w:p w:rsidR="002F5CCB" w:rsidRPr="002F5CCB" w:rsidRDefault="002F5CCB" w:rsidP="002F5CCB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</w:pPr>
      <w:r w:rsidRPr="002F5CCB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 xml:space="preserve"> (3, 'Configuration Manager', '</w:t>
      </w:r>
      <w:r w:rsidRPr="002F5CCB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>负责对已受控制配置项进行文档化管理</w:t>
      </w:r>
      <w:r w:rsidRPr="002F5CCB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>'),</w:t>
      </w:r>
    </w:p>
    <w:p w:rsidR="002F5CCB" w:rsidRPr="002F5CCB" w:rsidRDefault="002F5CCB" w:rsidP="002F5CCB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</w:pPr>
      <w:r w:rsidRPr="002F5CCB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 xml:space="preserve"> (4, 'Service Desk Agent', '</w:t>
      </w:r>
      <w:r w:rsidR="00A06E5B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>桌面支持</w:t>
      </w:r>
      <w:r w:rsidR="00A06E5B">
        <w:rPr>
          <w:rFonts w:ascii="Consolas" w:eastAsia="宋体" w:hAnsi="Consolas" w:cs="宋体" w:hint="eastAsia"/>
          <w:color w:val="24292E"/>
          <w:kern w:val="0"/>
          <w:sz w:val="20"/>
          <w:szCs w:val="20"/>
          <w:bdr w:val="none" w:sz="0" w:space="0" w:color="auto" w:frame="1"/>
        </w:rPr>
        <w:t>,</w:t>
      </w:r>
      <w:r w:rsidRPr="002F5CCB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>负责创建事件报告</w:t>
      </w:r>
      <w:r w:rsidRPr="002F5CCB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>'),</w:t>
      </w:r>
    </w:p>
    <w:p w:rsidR="002F5CCB" w:rsidRPr="002F5CCB" w:rsidRDefault="002F5CCB" w:rsidP="002F5CCB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</w:pPr>
      <w:r w:rsidRPr="002F5CCB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 xml:space="preserve"> (5, 'Support Agent', '</w:t>
      </w:r>
      <w:r w:rsidRPr="002F5CCB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>负责分析和解决问题</w:t>
      </w:r>
      <w:r w:rsidRPr="002F5CCB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>'),</w:t>
      </w:r>
    </w:p>
    <w:p w:rsidR="002F5CCB" w:rsidRPr="002F5CCB" w:rsidRDefault="002F5CCB" w:rsidP="002F5CCB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</w:pPr>
      <w:r w:rsidRPr="002F5CCB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 xml:space="preserve"> (6, 'Problem Manager', '</w:t>
      </w:r>
      <w:r w:rsidRPr="002F5CCB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>分析和解决当前问题的人</w:t>
      </w:r>
      <w:r w:rsidRPr="002F5CCB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>'),</w:t>
      </w:r>
    </w:p>
    <w:p w:rsidR="002F5CCB" w:rsidRPr="002F5CCB" w:rsidRDefault="002F5CCB" w:rsidP="002F5CCB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</w:pPr>
      <w:r w:rsidRPr="002F5CCB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 xml:space="preserve"> (7, 'Change Implementor', '</w:t>
      </w:r>
      <w:r w:rsidRPr="002F5CCB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>负责执行变更</w:t>
      </w:r>
      <w:r w:rsidRPr="002F5CCB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>'),</w:t>
      </w:r>
    </w:p>
    <w:p w:rsidR="002F5CCB" w:rsidRPr="002F5CCB" w:rsidRDefault="002F5CCB" w:rsidP="002F5CCB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</w:pPr>
      <w:r w:rsidRPr="002F5CCB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 xml:space="preserve"> (8, 'Change Supervisor', '</w:t>
      </w:r>
      <w:r w:rsidRPr="002F5CCB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>负责监控变更的整个生命周期</w:t>
      </w:r>
      <w:r w:rsidRPr="002F5CCB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>'),</w:t>
      </w:r>
    </w:p>
    <w:p w:rsidR="002F5CCB" w:rsidRPr="002F5CCB" w:rsidRDefault="002F5CCB" w:rsidP="002F5CCB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</w:pPr>
      <w:r w:rsidRPr="002F5CCB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 xml:space="preserve"> (9, 'Change Approver', '</w:t>
      </w:r>
      <w:r w:rsidRPr="002F5CCB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>负责审批变更</w:t>
      </w:r>
      <w:r w:rsidRPr="002F5CCB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>'),</w:t>
      </w:r>
    </w:p>
    <w:p w:rsidR="002F5CCB" w:rsidRPr="002F5CCB" w:rsidRDefault="002F5CCB" w:rsidP="002F5CCB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</w:pPr>
      <w:r w:rsidRPr="002F5CCB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 xml:space="preserve"> (10, 'Service Manager', '</w:t>
      </w:r>
      <w:r w:rsidRPr="002F5CCB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>负责服务交付给客户</w:t>
      </w:r>
      <w:r w:rsidRPr="002F5CCB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>(</w:t>
      </w:r>
      <w:r w:rsidRPr="002F5CCB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>内部</w:t>
      </w:r>
      <w:r w:rsidRPr="002F5CCB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>)'),</w:t>
      </w:r>
    </w:p>
    <w:p w:rsidR="002F5CCB" w:rsidRPr="002F5CCB" w:rsidRDefault="002F5CCB" w:rsidP="002F5CCB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</w:pPr>
      <w:r w:rsidRPr="002F5CCB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 xml:space="preserve"> (11, 'Document author', '</w:t>
      </w:r>
      <w:r w:rsidRPr="002F5CCB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>负责文档编写</w:t>
      </w:r>
      <w:r w:rsidRPr="002F5CCB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>'),</w:t>
      </w:r>
    </w:p>
    <w:p w:rsidR="002F5CCB" w:rsidRPr="002F5CCB" w:rsidRDefault="002F5CCB" w:rsidP="002F5CCB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2F5CCB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 xml:space="preserve"> (12, 'Portal power user', '</w:t>
      </w:r>
      <w:r w:rsidRPr="002F5CCB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>在授予其他角色的基础上，可以通过门户来访问所有的事件单</w:t>
      </w:r>
      <w:r w:rsidRPr="002F5CCB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>');</w:t>
      </w:r>
    </w:p>
    <w:bookmarkEnd w:id="14"/>
    <w:bookmarkEnd w:id="15"/>
    <w:p w:rsidR="002F5CCB" w:rsidRDefault="002F5CCB"/>
    <w:p w:rsidR="006C2065" w:rsidRPr="002F5CCB" w:rsidRDefault="006C2065" w:rsidP="00356237"/>
    <w:sectPr w:rsidR="006C2065" w:rsidRPr="002F5CC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87477" w:rsidRDefault="00387477" w:rsidP="002A203D">
      <w:r>
        <w:separator/>
      </w:r>
    </w:p>
  </w:endnote>
  <w:endnote w:type="continuationSeparator" w:id="0">
    <w:p w:rsidR="00387477" w:rsidRDefault="00387477" w:rsidP="002A203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87477" w:rsidRDefault="00387477" w:rsidP="002A203D">
      <w:r>
        <w:separator/>
      </w:r>
    </w:p>
  </w:footnote>
  <w:footnote w:type="continuationSeparator" w:id="0">
    <w:p w:rsidR="00387477" w:rsidRDefault="00387477" w:rsidP="002A203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7C30A6"/>
    <w:multiLevelType w:val="hybridMultilevel"/>
    <w:tmpl w:val="2B40BDA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90823C7"/>
    <w:multiLevelType w:val="hybridMultilevel"/>
    <w:tmpl w:val="0826EFF4"/>
    <w:lvl w:ilvl="0" w:tplc="5B5EA3DE">
      <w:start w:val="3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9A35DE3"/>
    <w:multiLevelType w:val="hybridMultilevel"/>
    <w:tmpl w:val="42925118"/>
    <w:lvl w:ilvl="0" w:tplc="3D30C74E">
      <w:start w:val="3"/>
      <w:numFmt w:val="decimal"/>
      <w:lvlText w:val="%1.1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FBF48EA"/>
    <w:multiLevelType w:val="hybridMultilevel"/>
    <w:tmpl w:val="28746E6C"/>
    <w:lvl w:ilvl="0" w:tplc="BFA232EE">
      <w:start w:val="1"/>
      <w:numFmt w:val="decimal"/>
      <w:lvlText w:val="%1、"/>
      <w:lvlJc w:val="left"/>
      <w:pPr>
        <w:ind w:left="78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124469F9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5" w15:restartNumberingAfterBreak="0">
    <w:nsid w:val="195920F3"/>
    <w:multiLevelType w:val="hybridMultilevel"/>
    <w:tmpl w:val="7B200934"/>
    <w:lvl w:ilvl="0" w:tplc="BB10018C">
      <w:start w:val="3"/>
      <w:numFmt w:val="decimal"/>
      <w:lvlText w:val="%1.2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1EEA2B44"/>
    <w:multiLevelType w:val="hybridMultilevel"/>
    <w:tmpl w:val="42925118"/>
    <w:lvl w:ilvl="0" w:tplc="3D30C74E">
      <w:start w:val="3"/>
      <w:numFmt w:val="decimal"/>
      <w:lvlText w:val="%1.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420" w:hanging="420"/>
      </w:pPr>
    </w:lvl>
    <w:lvl w:ilvl="2" w:tplc="0409001B" w:tentative="1">
      <w:start w:val="1"/>
      <w:numFmt w:val="lowerRoman"/>
      <w:lvlText w:val="%3."/>
      <w:lvlJc w:val="right"/>
      <w:pPr>
        <w:ind w:left="840" w:hanging="420"/>
      </w:pPr>
    </w:lvl>
    <w:lvl w:ilvl="3" w:tplc="0409000F" w:tentative="1">
      <w:start w:val="1"/>
      <w:numFmt w:val="decimal"/>
      <w:lvlText w:val="%4."/>
      <w:lvlJc w:val="left"/>
      <w:pPr>
        <w:ind w:left="1260" w:hanging="420"/>
      </w:pPr>
    </w:lvl>
    <w:lvl w:ilvl="4" w:tplc="04090019" w:tentative="1">
      <w:start w:val="1"/>
      <w:numFmt w:val="lowerLetter"/>
      <w:lvlText w:val="%5)"/>
      <w:lvlJc w:val="left"/>
      <w:pPr>
        <w:ind w:left="1680" w:hanging="420"/>
      </w:pPr>
    </w:lvl>
    <w:lvl w:ilvl="5" w:tplc="0409001B" w:tentative="1">
      <w:start w:val="1"/>
      <w:numFmt w:val="lowerRoman"/>
      <w:lvlText w:val="%6."/>
      <w:lvlJc w:val="right"/>
      <w:pPr>
        <w:ind w:left="2100" w:hanging="420"/>
      </w:pPr>
    </w:lvl>
    <w:lvl w:ilvl="6" w:tplc="0409000F" w:tentative="1">
      <w:start w:val="1"/>
      <w:numFmt w:val="decimal"/>
      <w:lvlText w:val="%7."/>
      <w:lvlJc w:val="left"/>
      <w:pPr>
        <w:ind w:left="2520" w:hanging="420"/>
      </w:pPr>
    </w:lvl>
    <w:lvl w:ilvl="7" w:tplc="04090019" w:tentative="1">
      <w:start w:val="1"/>
      <w:numFmt w:val="lowerLetter"/>
      <w:lvlText w:val="%8)"/>
      <w:lvlJc w:val="left"/>
      <w:pPr>
        <w:ind w:left="2940" w:hanging="420"/>
      </w:pPr>
    </w:lvl>
    <w:lvl w:ilvl="8" w:tplc="0409001B" w:tentative="1">
      <w:start w:val="1"/>
      <w:numFmt w:val="lowerRoman"/>
      <w:lvlText w:val="%9."/>
      <w:lvlJc w:val="right"/>
      <w:pPr>
        <w:ind w:left="3360" w:hanging="420"/>
      </w:pPr>
    </w:lvl>
  </w:abstractNum>
  <w:abstractNum w:abstractNumId="7" w15:restartNumberingAfterBreak="0">
    <w:nsid w:val="21D8262C"/>
    <w:multiLevelType w:val="hybridMultilevel"/>
    <w:tmpl w:val="3DF07AAA"/>
    <w:lvl w:ilvl="0" w:tplc="0CCE8866">
      <w:start w:val="3"/>
      <w:numFmt w:val="decimal"/>
      <w:lvlText w:val="%1.1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24312AC5"/>
    <w:multiLevelType w:val="hybridMultilevel"/>
    <w:tmpl w:val="CB5E72DE"/>
    <w:lvl w:ilvl="0" w:tplc="2244DCCA">
      <w:start w:val="4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2EF17E8A"/>
    <w:multiLevelType w:val="hybridMultilevel"/>
    <w:tmpl w:val="C1EABA72"/>
    <w:lvl w:ilvl="0" w:tplc="4620AA46">
      <w:start w:val="1"/>
      <w:numFmt w:val="japaneseCounting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36AD441E"/>
    <w:multiLevelType w:val="hybridMultilevel"/>
    <w:tmpl w:val="E6526542"/>
    <w:lvl w:ilvl="0" w:tplc="3D30C74E">
      <w:start w:val="3"/>
      <w:numFmt w:val="decimal"/>
      <w:lvlText w:val="%1.1"/>
      <w:lvlJc w:val="left"/>
      <w:pPr>
        <w:ind w:left="84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3DE653BF"/>
    <w:multiLevelType w:val="hybridMultilevel"/>
    <w:tmpl w:val="0FDEFF60"/>
    <w:lvl w:ilvl="0" w:tplc="7F8A3A28">
      <w:start w:val="3"/>
      <w:numFmt w:val="decimal"/>
      <w:lvlText w:val="%1.2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4F3145F9"/>
    <w:multiLevelType w:val="hybridMultilevel"/>
    <w:tmpl w:val="9E94138C"/>
    <w:lvl w:ilvl="0" w:tplc="5B5EA3D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65D60257"/>
    <w:multiLevelType w:val="hybridMultilevel"/>
    <w:tmpl w:val="EBD4C946"/>
    <w:lvl w:ilvl="0" w:tplc="BB10018C">
      <w:start w:val="3"/>
      <w:numFmt w:val="decimal"/>
      <w:lvlText w:val="%1.2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7C800C57"/>
    <w:multiLevelType w:val="hybridMultilevel"/>
    <w:tmpl w:val="2F42681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5"/>
  </w:num>
  <w:num w:numId="2">
    <w:abstractNumId w:val="1"/>
  </w:num>
  <w:num w:numId="3">
    <w:abstractNumId w:val="13"/>
  </w:num>
  <w:num w:numId="4">
    <w:abstractNumId w:val="0"/>
  </w:num>
  <w:num w:numId="5">
    <w:abstractNumId w:val="12"/>
  </w:num>
  <w:num w:numId="6">
    <w:abstractNumId w:val="11"/>
  </w:num>
  <w:num w:numId="7">
    <w:abstractNumId w:val="10"/>
  </w:num>
  <w:num w:numId="8">
    <w:abstractNumId w:val="2"/>
  </w:num>
  <w:num w:numId="9">
    <w:abstractNumId w:val="6"/>
  </w:num>
  <w:num w:numId="10">
    <w:abstractNumId w:val="4"/>
  </w:num>
  <w:num w:numId="11">
    <w:abstractNumId w:val="7"/>
  </w:num>
  <w:num w:numId="12">
    <w:abstractNumId w:val="8"/>
  </w:num>
  <w:num w:numId="13">
    <w:abstractNumId w:val="3"/>
  </w:num>
  <w:num w:numId="14">
    <w:abstractNumId w:val="9"/>
  </w:num>
  <w:num w:numId="15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30613"/>
    <w:rsid w:val="00041619"/>
    <w:rsid w:val="0004288F"/>
    <w:rsid w:val="000B2ADD"/>
    <w:rsid w:val="00113CCC"/>
    <w:rsid w:val="00125A0D"/>
    <w:rsid w:val="00126F16"/>
    <w:rsid w:val="0013444B"/>
    <w:rsid w:val="00180710"/>
    <w:rsid w:val="0019216F"/>
    <w:rsid w:val="001A48D9"/>
    <w:rsid w:val="001D0BAF"/>
    <w:rsid w:val="00232983"/>
    <w:rsid w:val="002458FA"/>
    <w:rsid w:val="002732D1"/>
    <w:rsid w:val="00286127"/>
    <w:rsid w:val="00294564"/>
    <w:rsid w:val="002A203D"/>
    <w:rsid w:val="002A2049"/>
    <w:rsid w:val="002A75E2"/>
    <w:rsid w:val="002F4DAA"/>
    <w:rsid w:val="002F5CCB"/>
    <w:rsid w:val="00320C4E"/>
    <w:rsid w:val="00356237"/>
    <w:rsid w:val="00361DEA"/>
    <w:rsid w:val="00387477"/>
    <w:rsid w:val="00394F65"/>
    <w:rsid w:val="003A28B6"/>
    <w:rsid w:val="003C2A6E"/>
    <w:rsid w:val="003D7B2E"/>
    <w:rsid w:val="003F718D"/>
    <w:rsid w:val="00400669"/>
    <w:rsid w:val="004032C4"/>
    <w:rsid w:val="0041735D"/>
    <w:rsid w:val="004724B9"/>
    <w:rsid w:val="0048480D"/>
    <w:rsid w:val="004A40BE"/>
    <w:rsid w:val="004A5EAA"/>
    <w:rsid w:val="004D258F"/>
    <w:rsid w:val="004E2004"/>
    <w:rsid w:val="004E419A"/>
    <w:rsid w:val="00507DD1"/>
    <w:rsid w:val="00544391"/>
    <w:rsid w:val="00544AF0"/>
    <w:rsid w:val="00581F72"/>
    <w:rsid w:val="005B3325"/>
    <w:rsid w:val="005D6B93"/>
    <w:rsid w:val="005E3C55"/>
    <w:rsid w:val="00602FFD"/>
    <w:rsid w:val="006266F4"/>
    <w:rsid w:val="006302A3"/>
    <w:rsid w:val="00690F7A"/>
    <w:rsid w:val="00693AC2"/>
    <w:rsid w:val="006B6FD3"/>
    <w:rsid w:val="006C2065"/>
    <w:rsid w:val="00704C69"/>
    <w:rsid w:val="007106A3"/>
    <w:rsid w:val="00724EA6"/>
    <w:rsid w:val="00725932"/>
    <w:rsid w:val="00732E14"/>
    <w:rsid w:val="007418D1"/>
    <w:rsid w:val="0075305E"/>
    <w:rsid w:val="007536EB"/>
    <w:rsid w:val="00767C4A"/>
    <w:rsid w:val="00786E60"/>
    <w:rsid w:val="007B205C"/>
    <w:rsid w:val="00830613"/>
    <w:rsid w:val="0089029B"/>
    <w:rsid w:val="008A7AC5"/>
    <w:rsid w:val="008D6D90"/>
    <w:rsid w:val="008F0563"/>
    <w:rsid w:val="008F5759"/>
    <w:rsid w:val="009163E1"/>
    <w:rsid w:val="00960F69"/>
    <w:rsid w:val="00986AB6"/>
    <w:rsid w:val="009A7EAC"/>
    <w:rsid w:val="009D6C42"/>
    <w:rsid w:val="009F437D"/>
    <w:rsid w:val="00A06E5B"/>
    <w:rsid w:val="00A1590E"/>
    <w:rsid w:val="00A46D44"/>
    <w:rsid w:val="00A517FE"/>
    <w:rsid w:val="00A6361C"/>
    <w:rsid w:val="00A64004"/>
    <w:rsid w:val="00A71364"/>
    <w:rsid w:val="00A73879"/>
    <w:rsid w:val="00A7473F"/>
    <w:rsid w:val="00AA3D64"/>
    <w:rsid w:val="00AA414D"/>
    <w:rsid w:val="00AB67C3"/>
    <w:rsid w:val="00AD0D8B"/>
    <w:rsid w:val="00AE7222"/>
    <w:rsid w:val="00B01916"/>
    <w:rsid w:val="00B13579"/>
    <w:rsid w:val="00B848BF"/>
    <w:rsid w:val="00B956E1"/>
    <w:rsid w:val="00BD2C28"/>
    <w:rsid w:val="00BF04C1"/>
    <w:rsid w:val="00C356DF"/>
    <w:rsid w:val="00C465F3"/>
    <w:rsid w:val="00C51016"/>
    <w:rsid w:val="00C85E17"/>
    <w:rsid w:val="00CA2593"/>
    <w:rsid w:val="00CB5DC7"/>
    <w:rsid w:val="00CE2A0F"/>
    <w:rsid w:val="00CE5C5E"/>
    <w:rsid w:val="00D97D81"/>
    <w:rsid w:val="00DA3797"/>
    <w:rsid w:val="00DD257A"/>
    <w:rsid w:val="00DE5E63"/>
    <w:rsid w:val="00E11F29"/>
    <w:rsid w:val="00E263D5"/>
    <w:rsid w:val="00E3670F"/>
    <w:rsid w:val="00EA6FF8"/>
    <w:rsid w:val="00EA715D"/>
    <w:rsid w:val="00EA77E2"/>
    <w:rsid w:val="00EB2726"/>
    <w:rsid w:val="00ED48F7"/>
    <w:rsid w:val="00EE085D"/>
    <w:rsid w:val="00EF500F"/>
    <w:rsid w:val="00F04586"/>
    <w:rsid w:val="00F07635"/>
    <w:rsid w:val="00F44E3B"/>
    <w:rsid w:val="00FA1130"/>
    <w:rsid w:val="00FA1A8D"/>
    <w:rsid w:val="00FD3B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9426529A-927D-42C1-A89C-E1679DC512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3">
    <w:name w:val="heading 3"/>
    <w:basedOn w:val="a"/>
    <w:link w:val="3Char"/>
    <w:uiPriority w:val="9"/>
    <w:qFormat/>
    <w:rsid w:val="002F5CCB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2A203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2A203D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2A203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2A203D"/>
    <w:rPr>
      <w:sz w:val="18"/>
      <w:szCs w:val="18"/>
    </w:rPr>
  </w:style>
  <w:style w:type="paragraph" w:styleId="a5">
    <w:name w:val="Normal (Web)"/>
    <w:basedOn w:val="a"/>
    <w:uiPriority w:val="99"/>
    <w:semiHidden/>
    <w:unhideWhenUsed/>
    <w:rsid w:val="002A203D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6">
    <w:name w:val="Hyperlink"/>
    <w:basedOn w:val="a0"/>
    <w:uiPriority w:val="99"/>
    <w:unhideWhenUsed/>
    <w:rsid w:val="002A203D"/>
    <w:rPr>
      <w:color w:val="0000FF"/>
      <w:u w:val="single"/>
    </w:rPr>
  </w:style>
  <w:style w:type="paragraph" w:styleId="HTML">
    <w:name w:val="HTML Preformatted"/>
    <w:basedOn w:val="a"/>
    <w:link w:val="HTMLChar"/>
    <w:uiPriority w:val="99"/>
    <w:unhideWhenUsed/>
    <w:rsid w:val="00732E14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732E14"/>
    <w:rPr>
      <w:rFonts w:ascii="宋体" w:eastAsia="宋体" w:hAnsi="宋体" w:cs="宋体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F44E3B"/>
    <w:rPr>
      <w:rFonts w:ascii="宋体" w:eastAsia="宋体" w:hAnsi="宋体" w:cs="宋体"/>
      <w:sz w:val="24"/>
      <w:szCs w:val="24"/>
    </w:rPr>
  </w:style>
  <w:style w:type="paragraph" w:styleId="a7">
    <w:name w:val="List Paragraph"/>
    <w:basedOn w:val="a"/>
    <w:uiPriority w:val="34"/>
    <w:qFormat/>
    <w:rsid w:val="00113CCC"/>
    <w:pPr>
      <w:ind w:firstLineChars="200" w:firstLine="420"/>
    </w:pPr>
  </w:style>
  <w:style w:type="character" w:customStyle="1" w:styleId="3Char">
    <w:name w:val="标题 3 Char"/>
    <w:basedOn w:val="a0"/>
    <w:link w:val="3"/>
    <w:uiPriority w:val="9"/>
    <w:rsid w:val="002F5CCB"/>
    <w:rPr>
      <w:rFonts w:ascii="宋体" w:eastAsia="宋体" w:hAnsi="宋体" w:cs="宋体"/>
      <w:b/>
      <w:bCs/>
      <w:kern w:val="0"/>
      <w:sz w:val="27"/>
      <w:szCs w:val="27"/>
    </w:rPr>
  </w:style>
  <w:style w:type="character" w:styleId="a8">
    <w:name w:val="FollowedHyperlink"/>
    <w:basedOn w:val="a0"/>
    <w:uiPriority w:val="99"/>
    <w:semiHidden/>
    <w:unhideWhenUsed/>
    <w:rsid w:val="00EA715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6101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778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748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910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015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552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5112519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single" w:sz="12" w:space="0" w:color="DDDDDD"/>
                <w:right w:val="none" w:sz="0" w:space="0" w:color="auto"/>
              </w:divBdr>
              <w:divsChild>
                <w:div w:id="530799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7953884">
                  <w:marLeft w:val="0"/>
                  <w:marRight w:val="0"/>
                  <w:marTop w:val="0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95905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50563102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single" w:sz="12" w:space="0" w:color="DDDDDD"/>
                <w:right w:val="none" w:sz="0" w:space="0" w:color="auto"/>
              </w:divBdr>
              <w:divsChild>
                <w:div w:id="354381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567674">
                  <w:marLeft w:val="0"/>
                  <w:marRight w:val="0"/>
                  <w:marTop w:val="0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07818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56957709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single" w:sz="12" w:space="0" w:color="DDDDDD"/>
                <w:right w:val="none" w:sz="0" w:space="0" w:color="auto"/>
              </w:divBdr>
              <w:divsChild>
                <w:div w:id="1212696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4013327">
                  <w:marLeft w:val="0"/>
                  <w:marRight w:val="0"/>
                  <w:marTop w:val="0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11507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48942515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single" w:sz="12" w:space="0" w:color="DDDDDD"/>
                <w:right w:val="none" w:sz="0" w:space="0" w:color="auto"/>
              </w:divBdr>
              <w:divsChild>
                <w:div w:id="1561939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6258283">
                  <w:marLeft w:val="0"/>
                  <w:marRight w:val="0"/>
                  <w:marTop w:val="0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86490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78472686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single" w:sz="12" w:space="0" w:color="DDDDDD"/>
                <w:right w:val="none" w:sz="0" w:space="0" w:color="auto"/>
              </w:divBdr>
              <w:divsChild>
                <w:div w:id="10309123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2290095">
                  <w:marLeft w:val="0"/>
                  <w:marRight w:val="0"/>
                  <w:marTop w:val="0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3508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45969268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single" w:sz="12" w:space="0" w:color="DDDDDD"/>
                <w:right w:val="none" w:sz="0" w:space="0" w:color="auto"/>
              </w:divBdr>
              <w:divsChild>
                <w:div w:id="1236091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44179783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single" w:sz="12" w:space="0" w:color="DDDDDD"/>
                <w:right w:val="none" w:sz="0" w:space="0" w:color="auto"/>
              </w:divBdr>
              <w:divsChild>
                <w:div w:id="8669919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794892">
                  <w:marLeft w:val="0"/>
                  <w:marRight w:val="0"/>
                  <w:marTop w:val="0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37089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11084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72694585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single" w:sz="12" w:space="0" w:color="DDDDDD"/>
                <w:right w:val="none" w:sz="0" w:space="0" w:color="auto"/>
              </w:divBdr>
              <w:divsChild>
                <w:div w:id="1923757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59559863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single" w:sz="12" w:space="0" w:color="DDDDDD"/>
                <w:right w:val="none" w:sz="0" w:space="0" w:color="auto"/>
              </w:divBdr>
              <w:divsChild>
                <w:div w:id="253440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90389360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single" w:sz="12" w:space="0" w:color="DDDDDD"/>
                <w:right w:val="none" w:sz="0" w:space="0" w:color="auto"/>
              </w:divBdr>
              <w:divsChild>
                <w:div w:id="817109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2092420">
                  <w:marLeft w:val="0"/>
                  <w:marRight w:val="0"/>
                  <w:marTop w:val="0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55240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22165912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single" w:sz="12" w:space="0" w:color="DDDDDD"/>
                <w:right w:val="none" w:sz="0" w:space="0" w:color="auto"/>
              </w:divBdr>
              <w:divsChild>
                <w:div w:id="313488964">
                  <w:marLeft w:val="0"/>
                  <w:marRight w:val="0"/>
                  <w:marTop w:val="0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2265886">
                  <w:marLeft w:val="0"/>
                  <w:marRight w:val="0"/>
                  <w:marTop w:val="0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13499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79190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5034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12" w:space="0" w:color="DDDDDD"/>
                <w:right w:val="none" w:sz="0" w:space="0" w:color="auto"/>
              </w:divBdr>
              <w:divsChild>
                <w:div w:id="1610166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7334527">
                  <w:marLeft w:val="0"/>
                  <w:marRight w:val="0"/>
                  <w:marTop w:val="0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28384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80634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9211982">
          <w:marLeft w:val="0"/>
          <w:marRight w:val="0"/>
          <w:marTop w:val="195"/>
          <w:marBottom w:val="19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380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5289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607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810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378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735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552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482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569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38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1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1759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9533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8364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7592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rpms.famillecollet.com/enterprise/remi-release-7.rpm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5.png"/><Relationship Id="rId39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34" Type="http://schemas.openxmlformats.org/officeDocument/2006/relationships/image" Target="media/image22.png"/><Relationship Id="rId7" Type="http://schemas.openxmlformats.org/officeDocument/2006/relationships/hyperlink" Target="https://www.linuxidc.com/topicnews.aspx?tid=14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4.png"/><Relationship Id="rId33" Type="http://schemas.openxmlformats.org/officeDocument/2006/relationships/image" Target="media/image21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1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24" Type="http://schemas.openxmlformats.org/officeDocument/2006/relationships/hyperlink" Target="http://ip/itop/setup" TargetMode="External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hyperlink" Target="https://www.itophub.io/wiki/page?id=extensions:ticket-from-email" TargetMode="External"/><Relationship Id="rId28" Type="http://schemas.openxmlformats.org/officeDocument/2006/relationships/image" Target="media/image17.png"/><Relationship Id="rId36" Type="http://schemas.openxmlformats.org/officeDocument/2006/relationships/image" Target="media/image24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hyperlink" Target="http://ip/itop/setup/email.test.php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://IP/itop/setup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5613</TotalTime>
  <Pages>1</Pages>
  <Words>616</Words>
  <Characters>3515</Characters>
  <Application>Microsoft Office Word</Application>
  <DocSecurity>0</DocSecurity>
  <Lines>29</Lines>
  <Paragraphs>8</Paragraphs>
  <ScaleCrop>false</ScaleCrop>
  <Company>Microsoft</Company>
  <LinksUpToDate>false</LinksUpToDate>
  <CharactersWithSpaces>4123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wj.liu</dc:creator>
  <cp:keywords/>
  <dc:description/>
  <cp:lastModifiedBy>邱 邱</cp:lastModifiedBy>
  <cp:revision>9</cp:revision>
  <dcterms:created xsi:type="dcterms:W3CDTF">2018-10-15T08:54:00Z</dcterms:created>
  <dcterms:modified xsi:type="dcterms:W3CDTF">2018-11-21T08:59:00Z</dcterms:modified>
</cp:coreProperties>
</file>